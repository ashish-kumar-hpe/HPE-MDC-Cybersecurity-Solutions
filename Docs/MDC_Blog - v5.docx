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E377D9" w14:textId="77777777" w:rsidR="005F46A7" w:rsidRPr="00430325" w:rsidRDefault="00430325" w:rsidP="00430325">
      <w:pPr>
        <w:pStyle w:val="Title"/>
        <w:rPr>
          <w:b/>
          <w:sz w:val="28"/>
          <w:u w:val="single"/>
        </w:rPr>
      </w:pPr>
      <w:r w:rsidRPr="00430325">
        <w:rPr>
          <w:b/>
          <w:sz w:val="28"/>
          <w:u w:val="single"/>
        </w:rPr>
        <w:t>Memory</w:t>
      </w:r>
      <w:ins w:id="0" w:author="Tramack, Steve (Enterprise Solutions)" w:date="2019-06-27T16:09:00Z">
        <w:r w:rsidR="007C4795">
          <w:rPr>
            <w:b/>
            <w:sz w:val="28"/>
            <w:u w:val="single"/>
          </w:rPr>
          <w:t>-</w:t>
        </w:r>
      </w:ins>
      <w:del w:id="1" w:author="Tramack, Steve (Enterprise Solutions)" w:date="2019-06-27T16:09:00Z">
        <w:r w:rsidRPr="00430325" w:rsidDel="007C4795">
          <w:rPr>
            <w:b/>
            <w:sz w:val="28"/>
            <w:u w:val="single"/>
          </w:rPr>
          <w:delText xml:space="preserve"> </w:delText>
        </w:r>
      </w:del>
      <w:r w:rsidRPr="00430325">
        <w:rPr>
          <w:b/>
          <w:sz w:val="28"/>
          <w:u w:val="single"/>
        </w:rPr>
        <w:t>Drive</w:t>
      </w:r>
      <w:ins w:id="2" w:author="Tramack, Steve (Enterprise Solutions)" w:date="2019-06-27T16:09:00Z">
        <w:r w:rsidR="007C4795">
          <w:rPr>
            <w:b/>
            <w:sz w:val="28"/>
            <w:u w:val="single"/>
          </w:rPr>
          <w:t>n</w:t>
        </w:r>
      </w:ins>
      <w:r w:rsidRPr="00430325">
        <w:rPr>
          <w:b/>
          <w:sz w:val="28"/>
          <w:u w:val="single"/>
        </w:rPr>
        <w:t xml:space="preserve"> Computing designed for Next-Gen In-Memory Analytics Solutions</w:t>
      </w:r>
    </w:p>
    <w:p w14:paraId="73799061" w14:textId="77777777" w:rsidR="00430325" w:rsidRDefault="00430325" w:rsidP="005F46A7">
      <w:pPr>
        <w:pStyle w:val="NoSpacing"/>
        <w:rPr>
          <w:b/>
          <w:u w:val="single"/>
        </w:rPr>
      </w:pPr>
    </w:p>
    <w:p w14:paraId="19A4BD32" w14:textId="77777777" w:rsidR="005F46A7" w:rsidRDefault="005F46A7" w:rsidP="005F46A7">
      <w:pPr>
        <w:pStyle w:val="NoSpacing"/>
        <w:rPr>
          <w:b/>
          <w:u w:val="single"/>
        </w:rPr>
      </w:pPr>
      <w:r>
        <w:rPr>
          <w:b/>
          <w:u w:val="single"/>
        </w:rPr>
        <w:t>Current enterprise challenges with handling growing volume of data</w:t>
      </w:r>
    </w:p>
    <w:p w14:paraId="1DDFA603" w14:textId="3D54BEBA" w:rsidR="005425B4" w:rsidRDefault="00D0678C">
      <w:pPr>
        <w:tabs>
          <w:tab w:val="num" w:pos="720"/>
        </w:tabs>
        <w:rPr>
          <w:bCs/>
          <w:lang w:val="en-US"/>
        </w:rPr>
      </w:pPr>
      <w:ins w:id="3" w:author="Gibbs, Bret" w:date="2019-06-28T10:08:00Z">
        <w:r>
          <w:rPr>
            <w:bCs/>
            <w:lang w:val="en-US"/>
          </w:rPr>
          <w:t>Businesses are</w:t>
        </w:r>
        <w:r w:rsidR="001914E6" w:rsidRPr="00D0678C">
          <w:rPr>
            <w:bCs/>
            <w:lang w:val="en-US"/>
            <w:rPrChange w:id="4" w:author="Gibbs, Bret" w:date="2019-06-28T10:08:00Z">
              <w:rPr>
                <w:b/>
                <w:bCs/>
                <w:lang w:val="en-US"/>
              </w:rPr>
            </w:rPrChange>
          </w:rPr>
          <w:t xml:space="preserve"> experiencing </w:t>
        </w:r>
        <w:r w:rsidR="001914E6" w:rsidRPr="00D0678C">
          <w:rPr>
            <w:lang w:val="en-US"/>
          </w:rPr>
          <w:t xml:space="preserve">an exponential increase in data, coming from an explosion of sources and we have a vanishingly small time to turn that data into meaningful action. </w:t>
        </w:r>
      </w:ins>
      <w:r w:rsidR="00AD209E">
        <w:rPr>
          <w:lang w:val="en-US"/>
        </w:rPr>
        <w:t xml:space="preserve">In past, the fact that data is double every two years led to a very famous law of electronics i.e. Moore’s law which stated that </w:t>
      </w:r>
      <w:r w:rsidR="00AD209E">
        <w:rPr>
          <w:bCs/>
          <w:lang w:val="en-US"/>
        </w:rPr>
        <w:t xml:space="preserve">transistors will double in integrated circuit every 2 years. This prediction is </w:t>
      </w:r>
      <w:r w:rsidR="008B4934">
        <w:rPr>
          <w:bCs/>
          <w:lang w:val="en-US"/>
        </w:rPr>
        <w:t>already proving wrong as d</w:t>
      </w:r>
      <w:r w:rsidR="008B4934" w:rsidRPr="00137942">
        <w:t>ata growth and data analytics requirements are outpacing the compute an</w:t>
      </w:r>
      <w:r w:rsidR="008B3F7F">
        <w:t xml:space="preserve">d storage technologies that </w:t>
      </w:r>
      <w:r w:rsidR="008B4934" w:rsidRPr="00137942">
        <w:t>provide</w:t>
      </w:r>
      <w:r w:rsidR="000B7D89">
        <w:t>d</w:t>
      </w:r>
      <w:r w:rsidR="008B4934" w:rsidRPr="00137942">
        <w:t xml:space="preserve"> the foundation of processor-driven architec</w:t>
      </w:r>
      <w:r w:rsidR="000B7D89">
        <w:t xml:space="preserve">tures for the last five decades. </w:t>
      </w:r>
    </w:p>
    <w:p w14:paraId="5BDDF29B" w14:textId="05184C31" w:rsidR="00851BC1" w:rsidRDefault="00133E6D">
      <w:pPr>
        <w:tabs>
          <w:tab w:val="num" w:pos="720"/>
        </w:tabs>
        <w:rPr>
          <w:bCs/>
          <w:lang w:val="en-US"/>
        </w:rPr>
      </w:pPr>
      <w:r>
        <w:rPr>
          <w:bCs/>
          <w:lang w:val="en-US"/>
        </w:rPr>
        <w:t>Deriving such time critical insights, requires architectural shift from compute-driven analytics to memory-driven analytics</w:t>
      </w:r>
      <w:r w:rsidR="00361029">
        <w:rPr>
          <w:bCs/>
          <w:lang w:val="en-US"/>
        </w:rPr>
        <w:t>. This architectural redesign is driven by following challenges and experiments</w:t>
      </w:r>
      <w:r w:rsidR="008B4934">
        <w:rPr>
          <w:bCs/>
          <w:lang w:val="en-US"/>
        </w:rPr>
        <w:t xml:space="preserve"> in recent times</w:t>
      </w:r>
      <w:r w:rsidR="00DE66D2">
        <w:rPr>
          <w:bCs/>
          <w:lang w:val="en-US"/>
        </w:rPr>
        <w:t>.</w:t>
      </w:r>
    </w:p>
    <w:p w14:paraId="063EBB10" w14:textId="52DE9EED" w:rsidR="008D50AC" w:rsidRPr="00DE19E6" w:rsidDel="00593D79" w:rsidRDefault="008D50AC" w:rsidP="008D50AC">
      <w:pPr>
        <w:pStyle w:val="ListParagraph"/>
        <w:numPr>
          <w:ilvl w:val="0"/>
          <w:numId w:val="6"/>
        </w:numPr>
        <w:spacing w:line="252" w:lineRule="auto"/>
        <w:rPr>
          <w:del w:id="5" w:author="Kumar, Ashish" w:date="2019-07-09T08:07:00Z"/>
          <w:sz w:val="18"/>
          <w:lang w:val="en-US"/>
          <w:rPrChange w:id="6" w:author="Kumar, Ashish" w:date="2019-07-02T14:50:00Z">
            <w:rPr>
              <w:del w:id="7" w:author="Kumar, Ashish" w:date="2019-07-09T08:07:00Z"/>
              <w:lang w:val="en-US"/>
            </w:rPr>
          </w:rPrChange>
        </w:rPr>
      </w:pPr>
      <w:del w:id="8" w:author="Kumar, Ashish" w:date="2019-07-09T08:07:00Z">
        <w:r w:rsidRPr="00DE19E6" w:rsidDel="00593D79">
          <w:rPr>
            <w:sz w:val="18"/>
            <w:lang w:val="en-US"/>
            <w:rPrChange w:id="9" w:author="Kumar, Ashish" w:date="2019-07-02T14:50:00Z">
              <w:rPr>
                <w:lang w:val="en-US"/>
              </w:rPr>
            </w:rPrChange>
          </w:rPr>
          <w:delText xml:space="preserve">How can I accelerate time-to-insights leveraging purpose-built accelerators like FPGAs and GPUs while continuing to take advantage of CPUs without the challenge of moving the data around. </w:delText>
        </w:r>
      </w:del>
    </w:p>
    <w:p w14:paraId="28EA43A0" w14:textId="4183D180" w:rsidR="00DE19E6" w:rsidDel="00593D79" w:rsidRDefault="00DE19E6">
      <w:pPr>
        <w:pStyle w:val="ListParagraph"/>
        <w:spacing w:line="252" w:lineRule="auto"/>
        <w:rPr>
          <w:del w:id="10" w:author="Kumar, Ashish" w:date="2019-07-09T08:07:00Z"/>
          <w:sz w:val="18"/>
          <w:lang w:val="en-US"/>
        </w:rPr>
        <w:pPrChange w:id="11" w:author="Kumar, Ashish" w:date="2019-07-02T14:50:00Z">
          <w:pPr>
            <w:pStyle w:val="ListParagraph"/>
            <w:numPr>
              <w:numId w:val="6"/>
            </w:numPr>
            <w:spacing w:line="252" w:lineRule="auto"/>
            <w:ind w:hanging="360"/>
          </w:pPr>
        </w:pPrChange>
      </w:pPr>
    </w:p>
    <w:p w14:paraId="2F9AFF4C" w14:textId="22984424" w:rsidR="008D50AC" w:rsidRPr="00DE19E6" w:rsidDel="00593D79" w:rsidRDefault="008D50AC" w:rsidP="008D50AC">
      <w:pPr>
        <w:pStyle w:val="ListParagraph"/>
        <w:numPr>
          <w:ilvl w:val="0"/>
          <w:numId w:val="6"/>
        </w:numPr>
        <w:spacing w:line="252" w:lineRule="auto"/>
        <w:rPr>
          <w:del w:id="12" w:author="Kumar, Ashish" w:date="2019-07-09T08:07:00Z"/>
          <w:sz w:val="18"/>
          <w:lang w:val="en-US"/>
          <w:rPrChange w:id="13" w:author="Kumar, Ashish" w:date="2019-07-02T14:50:00Z">
            <w:rPr>
              <w:del w:id="14" w:author="Kumar, Ashish" w:date="2019-07-09T08:07:00Z"/>
              <w:lang w:val="en-US"/>
            </w:rPr>
          </w:rPrChange>
        </w:rPr>
      </w:pPr>
      <w:del w:id="15" w:author="Kumar, Ashish" w:date="2019-07-09T08:07:00Z">
        <w:r w:rsidRPr="00DE19E6" w:rsidDel="00593D79">
          <w:rPr>
            <w:sz w:val="18"/>
            <w:lang w:val="en-US"/>
            <w:rPrChange w:id="16" w:author="Kumar, Ashish" w:date="2019-07-02T14:50:00Z">
              <w:rPr>
                <w:lang w:val="en-US"/>
              </w:rPr>
            </w:rPrChange>
          </w:rPr>
          <w:delText>How do I transform from today’s discrete data analytics well suited for transactional data to connected data analytics with growing number of data source for generating In-Memory Customer 360 Degree view for time critical decisions making Recommendation Engines.</w:delText>
        </w:r>
      </w:del>
    </w:p>
    <w:p w14:paraId="3E3125A5" w14:textId="467ADB2A" w:rsidR="00DE19E6" w:rsidRPr="00DE19E6" w:rsidDel="00593D79" w:rsidRDefault="00DE19E6">
      <w:pPr>
        <w:pStyle w:val="ListParagraph"/>
        <w:spacing w:line="252" w:lineRule="auto"/>
        <w:rPr>
          <w:del w:id="17" w:author="Kumar, Ashish" w:date="2019-07-09T08:07:00Z"/>
          <w:bCs/>
          <w:sz w:val="18"/>
          <w:lang w:val="en-US"/>
          <w:rPrChange w:id="18" w:author="Kumar, Ashish" w:date="2019-07-02T14:50:00Z">
            <w:rPr>
              <w:del w:id="19" w:author="Kumar, Ashish" w:date="2019-07-09T08:07:00Z"/>
              <w:sz w:val="18"/>
              <w:lang w:val="en-US"/>
            </w:rPr>
          </w:rPrChange>
        </w:rPr>
        <w:pPrChange w:id="20" w:author="Kumar, Ashish" w:date="2019-07-02T14:50:00Z">
          <w:pPr>
            <w:tabs>
              <w:tab w:val="num" w:pos="720"/>
            </w:tabs>
          </w:pPr>
        </w:pPrChange>
      </w:pPr>
    </w:p>
    <w:p w14:paraId="24ABE0CD" w14:textId="6A8D41E9" w:rsidR="008D50AC" w:rsidRPr="00DE19E6" w:rsidDel="00593D79" w:rsidRDefault="008D50AC">
      <w:pPr>
        <w:pStyle w:val="ListParagraph"/>
        <w:numPr>
          <w:ilvl w:val="0"/>
          <w:numId w:val="6"/>
        </w:numPr>
        <w:tabs>
          <w:tab w:val="num" w:pos="720"/>
        </w:tabs>
        <w:spacing w:line="252" w:lineRule="auto"/>
        <w:rPr>
          <w:del w:id="21" w:author="Kumar, Ashish" w:date="2019-07-09T08:07:00Z"/>
          <w:bCs/>
          <w:sz w:val="18"/>
          <w:lang w:val="en-US"/>
          <w:rPrChange w:id="22" w:author="Kumar, Ashish" w:date="2019-07-02T14:50:00Z">
            <w:rPr>
              <w:del w:id="23" w:author="Kumar, Ashish" w:date="2019-07-09T08:07:00Z"/>
              <w:bCs/>
              <w:lang w:val="en-US"/>
            </w:rPr>
          </w:rPrChange>
        </w:rPr>
        <w:pPrChange w:id="24" w:author="Kumar, Ashish" w:date="2019-07-02T12:44:00Z">
          <w:pPr>
            <w:tabs>
              <w:tab w:val="num" w:pos="720"/>
            </w:tabs>
          </w:pPr>
        </w:pPrChange>
      </w:pPr>
      <w:del w:id="25" w:author="Kumar, Ashish" w:date="2019-07-09T08:07:00Z">
        <w:r w:rsidRPr="00DE19E6" w:rsidDel="00593D79">
          <w:rPr>
            <w:sz w:val="18"/>
            <w:lang w:val="en-US"/>
            <w:rPrChange w:id="26" w:author="Kumar, Ashish" w:date="2019-07-02T14:50:00Z">
              <w:rPr>
                <w:lang w:val="en-US"/>
              </w:rPr>
            </w:rPrChange>
          </w:rPr>
          <w:delText>Today deriving insights from a large volume of data involves massive iterative pre-processing which is combination of data normalizing and harmonizing data before getting any value. How can I make pre-processed data available to for further processing.</w:delText>
        </w:r>
      </w:del>
    </w:p>
    <w:p w14:paraId="16AD84B4" w14:textId="3F882FF3" w:rsidR="00FA308D" w:rsidRDefault="008B656D">
      <w:pPr>
        <w:tabs>
          <w:tab w:val="num" w:pos="720"/>
        </w:tabs>
        <w:ind w:left="2160"/>
        <w:rPr>
          <w:lang w:val="en-US"/>
        </w:rPr>
        <w:pPrChange w:id="27" w:author="Kumar, Ashish" w:date="2019-07-01T21:38:00Z">
          <w:pPr>
            <w:tabs>
              <w:tab w:val="num" w:pos="720"/>
            </w:tabs>
          </w:pPr>
        </w:pPrChange>
      </w:pPr>
      <w:r w:rsidRPr="008B656D">
        <w:rPr>
          <w:noProof/>
          <w:lang w:eastAsia="en-GB"/>
        </w:rPr>
        <w:drawing>
          <wp:inline distT="0" distB="0" distL="0" distR="0" wp14:anchorId="66A45132" wp14:editId="359A971C">
            <wp:extent cx="3801687" cy="2296160"/>
            <wp:effectExtent l="0" t="0" r="0" b="2794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774E7D97" w14:textId="77777777" w:rsidR="00B67A6B" w:rsidRDefault="00B67A6B" w:rsidP="00B67A6B">
      <w:pPr>
        <w:tabs>
          <w:tab w:val="num" w:pos="720"/>
        </w:tabs>
        <w:rPr>
          <w:bCs/>
          <w:lang w:val="en-US"/>
        </w:rPr>
      </w:pPr>
      <w:r w:rsidRPr="0027528F">
        <w:rPr>
          <w:bCs/>
          <w:lang w:val="en-US"/>
        </w:rPr>
        <w:t>Memory-</w:t>
      </w:r>
      <w:commentRangeStart w:id="28"/>
      <w:r w:rsidRPr="0027528F">
        <w:rPr>
          <w:bCs/>
          <w:lang w:val="en-US"/>
        </w:rPr>
        <w:t>Driven</w:t>
      </w:r>
      <w:commentRangeEnd w:id="28"/>
      <w:r>
        <w:rPr>
          <w:rStyle w:val="CommentReference"/>
        </w:rPr>
        <w:commentReference w:id="28"/>
      </w:r>
      <w:r w:rsidRPr="0027528F">
        <w:rPr>
          <w:bCs/>
          <w:lang w:val="en-US"/>
        </w:rPr>
        <w:t xml:space="preserve"> Computing </w:t>
      </w:r>
      <w:r w:rsidRPr="00D0678C">
        <w:rPr>
          <w:lang w:val="en-US"/>
        </w:rPr>
        <w:t>is an almost infinitely flexible and scalable architecture that can complete any computing task much faster, using much less energy, than conventional systems.</w:t>
      </w:r>
      <w:r>
        <w:rPr>
          <w:lang w:val="en-US"/>
        </w:rPr>
        <w:t xml:space="preserve"> </w:t>
      </w:r>
      <w:r w:rsidRPr="0027528F">
        <w:rPr>
          <w:bCs/>
          <w:lang w:val="en-US"/>
        </w:rPr>
        <w:t xml:space="preserve">The performance of Memory-Driven Computing </w:t>
      </w:r>
      <w:r w:rsidRPr="00D0678C">
        <w:rPr>
          <w:lang w:val="en-US"/>
        </w:rPr>
        <w:t xml:space="preserve">is possible because now any combination of computing elements can be composed and communicate at the fastest possible speed – </w:t>
      </w:r>
      <w:r w:rsidRPr="0027528F">
        <w:rPr>
          <w:bCs/>
          <w:lang w:val="en-US"/>
        </w:rPr>
        <w:t>the speed of memory</w:t>
      </w:r>
      <w:r>
        <w:rPr>
          <w:bCs/>
          <w:lang w:val="en-US"/>
        </w:rPr>
        <w:t>.</w:t>
      </w:r>
    </w:p>
    <w:p w14:paraId="65C5E246" w14:textId="273BC69D" w:rsidR="00181733" w:rsidRPr="00D0678C" w:rsidDel="00851BC1" w:rsidRDefault="001914E6">
      <w:pPr>
        <w:tabs>
          <w:tab w:val="num" w:pos="720"/>
        </w:tabs>
        <w:rPr>
          <w:ins w:id="29" w:author="Gibbs, Bret" w:date="2019-06-28T10:08:00Z"/>
          <w:del w:id="30" w:author="Kumar, Ashish" w:date="2019-07-01T14:46:00Z"/>
          <w:lang w:val="en-US"/>
        </w:rPr>
        <w:pPrChange w:id="31" w:author="Gibbs, Bret" w:date="2019-06-28T10:08:00Z">
          <w:pPr>
            <w:numPr>
              <w:numId w:val="4"/>
            </w:numPr>
            <w:tabs>
              <w:tab w:val="num" w:pos="360"/>
              <w:tab w:val="num" w:pos="720"/>
            </w:tabs>
            <w:ind w:left="360" w:hanging="360"/>
          </w:pPr>
        </w:pPrChange>
      </w:pPr>
      <w:ins w:id="32" w:author="Gibbs, Bret" w:date="2019-06-28T10:08:00Z">
        <w:del w:id="33" w:author="Kumar, Ashish" w:date="2019-07-01T16:22:00Z">
          <w:r w:rsidRPr="00D0678C" w:rsidDel="008B4934">
            <w:rPr>
              <w:lang w:val="en-US"/>
            </w:rPr>
            <w:delText xml:space="preserve">We need new technology to bridge the widening gap between what we want to achieve and our actual capabilities. </w:delText>
          </w:r>
        </w:del>
        <w:del w:id="34" w:author="Kumar, Ashish" w:date="2019-07-01T21:41:00Z">
          <w:r w:rsidRPr="00D0678C" w:rsidDel="00DE66D2">
            <w:rPr>
              <w:bCs/>
              <w:lang w:val="en-US"/>
              <w:rPrChange w:id="35" w:author="Gibbs, Bret" w:date="2019-06-28T10:08:00Z">
                <w:rPr>
                  <w:b/>
                  <w:bCs/>
                  <w:lang w:val="en-US"/>
                </w:rPr>
              </w:rPrChange>
            </w:rPr>
            <w:delText>Memory-</w:delText>
          </w:r>
          <w:commentRangeStart w:id="36"/>
          <w:r w:rsidRPr="00D0678C" w:rsidDel="00DE66D2">
            <w:rPr>
              <w:bCs/>
              <w:lang w:val="en-US"/>
              <w:rPrChange w:id="37" w:author="Gibbs, Bret" w:date="2019-06-28T10:08:00Z">
                <w:rPr>
                  <w:b/>
                  <w:bCs/>
                  <w:lang w:val="en-US"/>
                </w:rPr>
              </w:rPrChange>
            </w:rPr>
            <w:delText>Driven</w:delText>
          </w:r>
        </w:del>
      </w:ins>
      <w:commentRangeEnd w:id="36"/>
      <w:ins w:id="38" w:author="Gibbs, Bret" w:date="2019-06-28T10:11:00Z">
        <w:del w:id="39" w:author="Kumar, Ashish" w:date="2019-07-01T21:41:00Z">
          <w:r w:rsidR="00D0678C" w:rsidDel="00DE66D2">
            <w:rPr>
              <w:rStyle w:val="CommentReference"/>
            </w:rPr>
            <w:commentReference w:id="36"/>
          </w:r>
        </w:del>
      </w:ins>
      <w:ins w:id="40" w:author="Gibbs, Bret" w:date="2019-06-28T10:08:00Z">
        <w:del w:id="41" w:author="Kumar, Ashish" w:date="2019-07-01T21:41:00Z">
          <w:r w:rsidRPr="00D0678C" w:rsidDel="00DE66D2">
            <w:rPr>
              <w:bCs/>
              <w:lang w:val="en-US"/>
              <w:rPrChange w:id="42" w:author="Gibbs, Bret" w:date="2019-06-28T10:08:00Z">
                <w:rPr>
                  <w:b/>
                  <w:bCs/>
                  <w:lang w:val="en-US"/>
                </w:rPr>
              </w:rPrChange>
            </w:rPr>
            <w:delText xml:space="preserve"> Computing </w:delText>
          </w:r>
          <w:r w:rsidRPr="00D0678C" w:rsidDel="00DE66D2">
            <w:rPr>
              <w:lang w:val="en-US"/>
            </w:rPr>
            <w:delText>is an almost infinitely flexible and scalable architecture that can complete any computing task much faster, using much less energy, than conventional systems.</w:delText>
          </w:r>
        </w:del>
      </w:ins>
      <w:ins w:id="43" w:author="Gibbs, Bret" w:date="2019-06-28T10:09:00Z">
        <w:del w:id="44" w:author="Kumar, Ashish" w:date="2019-07-01T21:41:00Z">
          <w:r w:rsidR="00D0678C" w:rsidDel="00DE66D2">
            <w:rPr>
              <w:lang w:val="en-US"/>
            </w:rPr>
            <w:delText xml:space="preserve"> </w:delText>
          </w:r>
        </w:del>
      </w:ins>
      <w:ins w:id="45" w:author="Gibbs, Bret" w:date="2019-06-28T10:08:00Z">
        <w:del w:id="46" w:author="Kumar, Ashish" w:date="2019-07-01T21:41:00Z">
          <w:r w:rsidRPr="00D0678C" w:rsidDel="00DE66D2">
            <w:rPr>
              <w:bCs/>
              <w:lang w:val="en-US"/>
              <w:rPrChange w:id="47" w:author="Gibbs, Bret" w:date="2019-06-28T10:08:00Z">
                <w:rPr>
                  <w:b/>
                  <w:bCs/>
                  <w:lang w:val="en-US"/>
                </w:rPr>
              </w:rPrChange>
            </w:rPr>
            <w:delText xml:space="preserve">The performance of Memory-Driven Computing </w:delText>
          </w:r>
          <w:r w:rsidRPr="00D0678C" w:rsidDel="00DE66D2">
            <w:rPr>
              <w:lang w:val="en-US"/>
            </w:rPr>
            <w:delText xml:space="preserve">is possible because now any combination of computing elements can be composed and communicate at the fastest possible speed – </w:delText>
          </w:r>
          <w:r w:rsidRPr="00D0678C" w:rsidDel="00DE66D2">
            <w:rPr>
              <w:bCs/>
              <w:lang w:val="en-US"/>
              <w:rPrChange w:id="48" w:author="Gibbs, Bret" w:date="2019-06-28T10:08:00Z">
                <w:rPr>
                  <w:b/>
                  <w:bCs/>
                  <w:lang w:val="en-US"/>
                </w:rPr>
              </w:rPrChange>
            </w:rPr>
            <w:delText>the speed of memory</w:delText>
          </w:r>
        </w:del>
      </w:ins>
      <w:ins w:id="49" w:author="Gibbs, Bret" w:date="2019-06-28T10:09:00Z">
        <w:del w:id="50" w:author="Kumar, Ashish" w:date="2019-07-01T21:41:00Z">
          <w:r w:rsidR="00D0678C" w:rsidDel="00DE66D2">
            <w:rPr>
              <w:bCs/>
              <w:lang w:val="en-US"/>
            </w:rPr>
            <w:delText>.</w:delText>
          </w:r>
        </w:del>
      </w:ins>
    </w:p>
    <w:p w14:paraId="5FFAE6A0" w14:textId="4CFAB34C" w:rsidR="005F46A7" w:rsidDel="008B4934" w:rsidRDefault="005F46A7" w:rsidP="00137942">
      <w:pPr>
        <w:rPr>
          <w:del w:id="51" w:author="Kumar, Ashish" w:date="2019-07-01T16:23:00Z"/>
        </w:rPr>
      </w:pPr>
      <w:commentRangeStart w:id="52"/>
      <w:del w:id="53" w:author="Kumar, Ashish" w:date="2019-07-01T16:23:00Z">
        <w:r w:rsidDel="008B4934">
          <w:delText>Companies are increasingly looking to analytics to drive growth strategy. With enterprises growing massively with time the amount of data being generated at increasing number of data sources is getting unmanageable. This is resulting in complexity of storing data, managing it and process of delivering business insights from datasets in real-time. Below trend shows how the 3Vs of Big Data i.e. Volume, Variety and Velocity have scaled overtime.</w:delText>
        </w:r>
        <w:commentRangeEnd w:id="52"/>
        <w:r w:rsidR="007C4795" w:rsidDel="008B4934">
          <w:rPr>
            <w:rStyle w:val="CommentReference"/>
          </w:rPr>
          <w:commentReference w:id="52"/>
        </w:r>
      </w:del>
    </w:p>
    <w:p w14:paraId="376E828F" w14:textId="1E0F1770" w:rsidR="005F46A7" w:rsidDel="008B4934" w:rsidRDefault="00137942" w:rsidP="00B16C84">
      <w:pPr>
        <w:jc w:val="center"/>
        <w:rPr>
          <w:del w:id="54" w:author="Kumar, Ashish" w:date="2019-07-01T16:23:00Z"/>
        </w:rPr>
      </w:pPr>
      <w:del w:id="55" w:author="Kumar, Ashish" w:date="2019-07-01T16:23:00Z">
        <w:r w:rsidDel="008B4934">
          <w:rPr>
            <w:noProof/>
            <w:lang w:eastAsia="en-GB"/>
          </w:rPr>
          <w:drawing>
            <wp:inline distT="0" distB="0" distL="0" distR="0" wp14:anchorId="5720FFCC" wp14:editId="2987253F">
              <wp:extent cx="5162550" cy="239309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4992" cy="2403502"/>
                      </a:xfrm>
                      <a:prstGeom prst="rect">
                        <a:avLst/>
                      </a:prstGeom>
                    </pic:spPr>
                  </pic:pic>
                </a:graphicData>
              </a:graphic>
            </wp:inline>
          </w:drawing>
        </w:r>
      </w:del>
    </w:p>
    <w:p w14:paraId="25937A26" w14:textId="25684003" w:rsidR="00137942" w:rsidDel="008B4934" w:rsidRDefault="00137942" w:rsidP="00137942">
      <w:pPr>
        <w:rPr>
          <w:del w:id="56" w:author="Kumar, Ashish" w:date="2019-07-01T16:24:00Z"/>
        </w:rPr>
      </w:pPr>
      <w:del w:id="57" w:author="Kumar, Ashish" w:date="2019-07-01T16:24:00Z">
        <w:r w:rsidRPr="00137942" w:rsidDel="008B4934">
          <w:delText>Data growth and data analytics requirements are outpacing the compute and storage technologies that have provided the foundation of processor-driven architectures for the last five decades.</w:delText>
        </w:r>
      </w:del>
    </w:p>
    <w:p w14:paraId="25C1C13F" w14:textId="541C9488" w:rsidR="00137942" w:rsidRDefault="00137942" w:rsidP="00137942">
      <w:r w:rsidRPr="00137942">
        <w:t xml:space="preserve">Only through a new architecture like </w:t>
      </w:r>
      <w:ins w:id="58" w:author="Gibbs, Bret" w:date="2019-06-28T10:10:00Z">
        <w:r w:rsidR="00D0678C">
          <w:t>M</w:t>
        </w:r>
      </w:ins>
      <w:del w:id="59" w:author="Gibbs, Bret" w:date="2019-06-28T10:10:00Z">
        <w:r w:rsidRPr="00137942" w:rsidDel="00D0678C">
          <w:delText>m</w:delText>
        </w:r>
      </w:del>
      <w:r w:rsidRPr="00137942">
        <w:t>emory-</w:t>
      </w:r>
      <w:del w:id="60" w:author="Gibbs, Bret" w:date="2019-06-28T10:10:00Z">
        <w:r w:rsidRPr="00137942" w:rsidDel="00D0678C">
          <w:delText>d</w:delText>
        </w:r>
      </w:del>
      <w:ins w:id="61" w:author="Gibbs, Bret" w:date="2019-06-28T10:10:00Z">
        <w:r w:rsidR="00D0678C">
          <w:t>D</w:t>
        </w:r>
      </w:ins>
      <w:r w:rsidRPr="00137942">
        <w:t xml:space="preserve">riven </w:t>
      </w:r>
      <w:ins w:id="62" w:author="Gibbs, Bret" w:date="2019-06-28T10:10:00Z">
        <w:r w:rsidR="00D0678C">
          <w:t>C</w:t>
        </w:r>
      </w:ins>
      <w:del w:id="63" w:author="Gibbs, Bret" w:date="2019-06-28T10:10:00Z">
        <w:r w:rsidRPr="00137942" w:rsidDel="00D0678C">
          <w:delText>c</w:delText>
        </w:r>
      </w:del>
      <w:r w:rsidRPr="00137942">
        <w:t>omputing will it be possible to simultaneously work with every digital health record of every person on earth, every trip of Google’s autonomous vehicles and every data set from space exploration all at the same time—getting to answers and uncovering new opportunities at unprecedented speeds.</w:t>
      </w:r>
    </w:p>
    <w:p w14:paraId="151F65A1" w14:textId="79E09F60" w:rsidR="00137942" w:rsidRPr="00137942" w:rsidDel="00D0678C" w:rsidRDefault="00137942" w:rsidP="00137942">
      <w:pPr>
        <w:rPr>
          <w:del w:id="64" w:author="Gibbs, Bret" w:date="2019-06-28T10:10:00Z"/>
        </w:rPr>
      </w:pPr>
      <w:commentRangeStart w:id="65"/>
      <w:commentRangeStart w:id="66"/>
      <w:del w:id="67" w:author="Gibbs, Bret" w:date="2019-06-28T10:10:00Z">
        <w:r w:rsidRPr="00137942" w:rsidDel="00D0678C">
          <w:delText>Memory-Driven Computing</w:delText>
        </w:r>
        <w:r w:rsidR="001E6295" w:rsidDel="00D0678C">
          <w:delText xml:space="preserve"> (MDC)</w:delText>
        </w:r>
        <w:r w:rsidRPr="00137942" w:rsidDel="00D0678C">
          <w:delText xml:space="preserve">, a concept that puts memory, not processing, at the </w:delText>
        </w:r>
        <w:r w:rsidR="00C71BFE" w:rsidRPr="00137942" w:rsidDel="00D0678C">
          <w:delText>centre</w:delText>
        </w:r>
        <w:r w:rsidRPr="00137942" w:rsidDel="00D0678C">
          <w:delText xml:space="preserve"> of the computing platform to realize performance and efficiency gains not possible today.</w:delText>
        </w:r>
        <w:commentRangeEnd w:id="65"/>
        <w:r w:rsidR="007C4795" w:rsidDel="00D0678C">
          <w:rPr>
            <w:rStyle w:val="CommentReference"/>
          </w:rPr>
          <w:commentReference w:id="65"/>
        </w:r>
      </w:del>
    </w:p>
    <w:p w14:paraId="708A9FDC" w14:textId="40000720" w:rsidR="00137942" w:rsidRPr="00137942" w:rsidDel="00D0678C" w:rsidRDefault="00137942" w:rsidP="00137942">
      <w:pPr>
        <w:rPr>
          <w:del w:id="68" w:author="Gibbs, Bret" w:date="2019-06-28T10:10:00Z"/>
        </w:rPr>
      </w:pPr>
      <w:del w:id="69" w:author="Gibbs, Bret" w:date="2019-06-28T10:10:00Z">
        <w:r w:rsidRPr="00137942" w:rsidDel="00D0678C">
          <w:delText>Gartner predicts that by 2020, the number of connected devices will reach 20.8 billion and generate an unprecedented volume of data, which is growing at a faster rate than the ability to process, store, manage and secure it with existing computing architectures.</w:delText>
        </w:r>
      </w:del>
      <w:commentRangeEnd w:id="66"/>
      <w:r w:rsidR="007C4795">
        <w:rPr>
          <w:rStyle w:val="CommentReference"/>
        </w:rPr>
        <w:commentReference w:id="66"/>
      </w:r>
    </w:p>
    <w:p w14:paraId="1123BAFA" w14:textId="294407CF" w:rsidR="00137942" w:rsidRDefault="001E6295" w:rsidP="00137942">
      <w:r w:rsidRPr="005013CB">
        <w:rPr>
          <w:b/>
        </w:rPr>
        <w:t>In this blog</w:t>
      </w:r>
      <w:r w:rsidR="003C63D7" w:rsidRPr="005013CB">
        <w:rPr>
          <w:b/>
        </w:rPr>
        <w:t xml:space="preserve"> series</w:t>
      </w:r>
      <w:r w:rsidR="00137942">
        <w:t xml:space="preserve">, I am going to </w:t>
      </w:r>
      <w:r>
        <w:t xml:space="preserve">highlight key </w:t>
      </w:r>
      <w:del w:id="70" w:author="Kumar, Ashish" w:date="2019-07-02T12:47:00Z">
        <w:r w:rsidDel="003E042D">
          <w:delText>Big Data</w:delText>
        </w:r>
      </w:del>
      <w:ins w:id="71" w:author="Kumar, Ashish" w:date="2019-07-02T12:47:00Z">
        <w:r w:rsidR="003E042D">
          <w:t xml:space="preserve">New-Gen </w:t>
        </w:r>
      </w:ins>
      <w:del w:id="72" w:author="Kumar, Ashish" w:date="2019-07-02T12:47:00Z">
        <w:r w:rsidDel="003E042D">
          <w:delText xml:space="preserve"> </w:delText>
        </w:r>
      </w:del>
      <w:r>
        <w:t>Analytics workloads taking advantage of Memory</w:t>
      </w:r>
      <w:del w:id="73" w:author="Gibbs, Bret" w:date="2019-06-28T10:11:00Z">
        <w:r w:rsidDel="00D0678C">
          <w:delText xml:space="preserve"> </w:delText>
        </w:r>
      </w:del>
      <w:ins w:id="74" w:author="Gibbs, Bret" w:date="2019-06-28T10:11:00Z">
        <w:r w:rsidR="00D0678C">
          <w:t>-</w:t>
        </w:r>
      </w:ins>
      <w:r>
        <w:t xml:space="preserve">Driven Computing architecture and scaling for </w:t>
      </w:r>
      <w:ins w:id="75" w:author="Gibbs, Bret" w:date="2019-06-28T10:11:00Z">
        <w:r w:rsidR="00D0678C">
          <w:t>r</w:t>
        </w:r>
      </w:ins>
      <w:del w:id="76" w:author="Gibbs, Bret" w:date="2019-06-28T10:11:00Z">
        <w:r w:rsidDel="00D0678C">
          <w:delText>R</w:delText>
        </w:r>
      </w:del>
      <w:r>
        <w:t>eal-</w:t>
      </w:r>
      <w:ins w:id="77" w:author="Gibbs, Bret" w:date="2019-06-28T10:11:00Z">
        <w:r w:rsidR="00D0678C">
          <w:t>t</w:t>
        </w:r>
      </w:ins>
      <w:del w:id="78" w:author="Gibbs, Bret" w:date="2019-06-28T10:11:00Z">
        <w:r w:rsidDel="00D0678C">
          <w:delText>T</w:delText>
        </w:r>
      </w:del>
      <w:r>
        <w:t xml:space="preserve">ime </w:t>
      </w:r>
      <w:ins w:id="79" w:author="Gibbs, Bret" w:date="2019-06-28T10:11:00Z">
        <w:r w:rsidR="00D0678C">
          <w:t>a</w:t>
        </w:r>
      </w:ins>
      <w:del w:id="80" w:author="Gibbs, Bret" w:date="2019-06-28T10:11:00Z">
        <w:r w:rsidDel="00D0678C">
          <w:delText>A</w:delText>
        </w:r>
      </w:del>
      <w:r>
        <w:t>nalytics requirements.</w:t>
      </w:r>
      <w:r w:rsidR="00137942">
        <w:t xml:space="preserve"> </w:t>
      </w:r>
    </w:p>
    <w:p w14:paraId="22C8CCA2" w14:textId="611986AA" w:rsidR="001E6295" w:rsidRDefault="001E6295" w:rsidP="001E6295">
      <w:pPr>
        <w:pStyle w:val="NoSpacing"/>
        <w:rPr>
          <w:b/>
          <w:u w:val="single"/>
        </w:rPr>
      </w:pPr>
      <w:r>
        <w:rPr>
          <w:b/>
          <w:u w:val="single"/>
        </w:rPr>
        <w:t xml:space="preserve">Next-Gen In-Memory Analytics Solution </w:t>
      </w:r>
      <w:del w:id="81" w:author="Gibbs, Bret" w:date="2019-06-28T10:12:00Z">
        <w:r w:rsidDel="001914E6">
          <w:rPr>
            <w:b/>
            <w:u w:val="single"/>
          </w:rPr>
          <w:delText>taking advantage of</w:delText>
        </w:r>
      </w:del>
      <w:ins w:id="82" w:author="Gibbs, Bret" w:date="2019-06-28T10:12:00Z">
        <w:r w:rsidR="001914E6">
          <w:rPr>
            <w:b/>
            <w:u w:val="single"/>
          </w:rPr>
          <w:t>leveraging Memory-Driven Computing</w:t>
        </w:r>
      </w:ins>
      <w:del w:id="83" w:author="Gibbs, Bret" w:date="2019-06-28T10:12:00Z">
        <w:r w:rsidDel="001914E6">
          <w:rPr>
            <w:b/>
            <w:u w:val="single"/>
          </w:rPr>
          <w:delText xml:space="preserve"> </w:delText>
        </w:r>
      </w:del>
      <w:del w:id="84" w:author="Gibbs, Bret" w:date="2019-06-28T10:13:00Z">
        <w:r w:rsidDel="001914E6">
          <w:rPr>
            <w:b/>
            <w:u w:val="single"/>
          </w:rPr>
          <w:delText>MDC</w:delText>
        </w:r>
      </w:del>
      <w:r>
        <w:rPr>
          <w:b/>
          <w:u w:val="single"/>
        </w:rPr>
        <w:t xml:space="preserve"> Infrastructure </w:t>
      </w:r>
    </w:p>
    <w:p w14:paraId="316D792F" w14:textId="0EF06B37" w:rsidR="007B1B2D" w:rsidRDefault="0081260E" w:rsidP="00137942">
      <w:pPr>
        <w:rPr>
          <w:ins w:id="85" w:author="Kumar, Ashish" w:date="2019-07-02T12:52:00Z"/>
        </w:rPr>
      </w:pPr>
      <w:ins w:id="86" w:author="Kumar, Ashish" w:date="2019-07-02T12:49:00Z">
        <w:r>
          <w:t xml:space="preserve">Let us look at few industry use-cases that take </w:t>
        </w:r>
      </w:ins>
      <w:ins w:id="87" w:author="Kumar, Ashish" w:date="2019-07-02T12:50:00Z">
        <w:r>
          <w:t xml:space="preserve">advantage of </w:t>
        </w:r>
      </w:ins>
      <w:ins w:id="88" w:author="Kumar, Ashish" w:date="2019-07-02T12:51:00Z">
        <w:r w:rsidR="009A401B">
          <w:t xml:space="preserve">architectural principals of </w:t>
        </w:r>
      </w:ins>
      <w:ins w:id="89" w:author="Kumar, Ashish" w:date="2019-07-02T14:56:00Z">
        <w:r w:rsidR="001261F7">
          <w:t>compute</w:t>
        </w:r>
      </w:ins>
      <w:ins w:id="90" w:author="Kumar, Ashish" w:date="2019-07-02T12:51:00Z">
        <w:r w:rsidR="009A401B">
          <w:t xml:space="preserve">- driven analytics. </w:t>
        </w:r>
      </w:ins>
    </w:p>
    <w:p w14:paraId="7B410D12" w14:textId="77777777" w:rsidR="00117B46" w:rsidRDefault="007B1B2D" w:rsidP="00137942">
      <w:pPr>
        <w:rPr>
          <w:ins w:id="91" w:author="Kumar, Ashish" w:date="2019-07-02T13:53:00Z"/>
        </w:rPr>
      </w:pPr>
      <w:ins w:id="92" w:author="Kumar, Ashish" w:date="2019-07-02T12:52:00Z">
        <w:r w:rsidRPr="007B1B2D">
          <w:rPr>
            <w:b/>
            <w:u w:val="single"/>
            <w:rPrChange w:id="93" w:author="Kumar, Ashish" w:date="2019-07-02T12:52:00Z">
              <w:rPr/>
            </w:rPrChange>
          </w:rPr>
          <w:t>Use-Case-1</w:t>
        </w:r>
        <w:r>
          <w:rPr>
            <w:b/>
            <w:u w:val="single"/>
          </w:rPr>
          <w:t xml:space="preserve">: Cybersecurity </w:t>
        </w:r>
      </w:ins>
      <w:ins w:id="94" w:author="Kumar, Ashish" w:date="2019-07-02T13:42:00Z">
        <w:r w:rsidR="000638A9">
          <w:rPr>
            <w:b/>
            <w:u w:val="single"/>
          </w:rPr>
          <w:t>Analytics:</w:t>
        </w:r>
      </w:ins>
      <w:ins w:id="95" w:author="Kumar, Ashish" w:date="2019-07-02T12:52:00Z">
        <w:r>
          <w:t xml:space="preserve"> </w:t>
        </w:r>
      </w:ins>
      <w:ins w:id="96" w:author="Kumar, Ashish" w:date="2019-07-02T12:57:00Z">
        <w:r>
          <w:t>Cybersecurity Analytics involves identifying cyber intrusion behaviours</w:t>
        </w:r>
      </w:ins>
      <w:ins w:id="97" w:author="Kumar, Ashish" w:date="2019-07-02T12:58:00Z">
        <w:r>
          <w:t xml:space="preserve"> in a deployed infrastructure comprising of</w:t>
        </w:r>
        <w:r w:rsidR="00FB1812">
          <w:t xml:space="preserve"> complex network of servers,</w:t>
        </w:r>
      </w:ins>
      <w:ins w:id="98" w:author="Kumar, Ashish" w:date="2019-07-02T13:01:00Z">
        <w:r w:rsidR="00FB1812">
          <w:t xml:space="preserve"> </w:t>
        </w:r>
      </w:ins>
      <w:ins w:id="99" w:author="Kumar, Ashish" w:date="2019-07-02T12:58:00Z">
        <w:r w:rsidR="00FB1812">
          <w:t>routers,</w:t>
        </w:r>
      </w:ins>
      <w:ins w:id="100" w:author="Kumar, Ashish" w:date="2019-07-02T13:01:00Z">
        <w:r w:rsidR="00FB1812">
          <w:t xml:space="preserve"> </w:t>
        </w:r>
      </w:ins>
      <w:ins w:id="101" w:author="Kumar, Ashish" w:date="2019-07-02T12:58:00Z">
        <w:r w:rsidR="00FB1812">
          <w:t xml:space="preserve">gateways, </w:t>
        </w:r>
        <w:r>
          <w:t xml:space="preserve">storage </w:t>
        </w:r>
      </w:ins>
      <w:ins w:id="102" w:author="Kumar, Ashish" w:date="2019-07-02T12:59:00Z">
        <w:r w:rsidR="00C87B90">
          <w:t>etc</w:t>
        </w:r>
      </w:ins>
      <w:ins w:id="103" w:author="Kumar, Ashish" w:date="2019-07-02T13:00:00Z">
        <w:r>
          <w:t>.</w:t>
        </w:r>
      </w:ins>
      <w:ins w:id="104" w:author="Kumar, Ashish" w:date="2019-07-02T13:41:00Z">
        <w:r w:rsidR="00C87B90">
          <w:t xml:space="preserve"> </w:t>
        </w:r>
      </w:ins>
      <w:ins w:id="105" w:author="Kumar, Ashish" w:date="2019-07-02T13:39:00Z">
        <w:r w:rsidR="00C87B90" w:rsidRPr="00C87B90">
          <w:t xml:space="preserve">Responding quickly to potential threats requires security tools capable of </w:t>
        </w:r>
      </w:ins>
      <w:ins w:id="106" w:author="Kumar, Ashish" w:date="2019-07-02T13:41:00Z">
        <w:r w:rsidR="00C87B90" w:rsidRPr="00C87B90">
          <w:t>analysing</w:t>
        </w:r>
      </w:ins>
      <w:ins w:id="107" w:author="Kumar, Ashish" w:date="2019-07-02T13:39:00Z">
        <w:r w:rsidR="00C87B90" w:rsidRPr="00C87B90">
          <w:t xml:space="preserve"> billions of threat signals in real-time</w:t>
        </w:r>
      </w:ins>
      <w:ins w:id="108" w:author="Kumar, Ashish" w:date="2019-07-02T13:41:00Z">
        <w:r w:rsidR="00C87B90">
          <w:t xml:space="preserve">. </w:t>
        </w:r>
      </w:ins>
    </w:p>
    <w:p w14:paraId="45457A90" w14:textId="77777777" w:rsidR="00117B46" w:rsidRDefault="000638A9" w:rsidP="00137942">
      <w:pPr>
        <w:rPr>
          <w:ins w:id="109" w:author="Kumar, Ashish" w:date="2019-07-02T13:53:00Z"/>
        </w:rPr>
      </w:pPr>
      <w:ins w:id="110" w:author="Kumar, Ashish" w:date="2019-07-02T13:42:00Z">
        <w:r>
          <w:lastRenderedPageBreak/>
          <w:t xml:space="preserve">Developing such Cybersecurity Analytics involves </w:t>
        </w:r>
      </w:ins>
      <w:ins w:id="111" w:author="Kumar, Ashish" w:date="2019-07-02T13:45:00Z">
        <w:r>
          <w:t>analysing</w:t>
        </w:r>
      </w:ins>
      <w:ins w:id="112" w:author="Kumar, Ashish" w:date="2019-07-02T13:42:00Z">
        <w:r>
          <w:t xml:space="preserve"> </w:t>
        </w:r>
      </w:ins>
      <w:ins w:id="113" w:author="Kumar, Ashish" w:date="2019-07-02T13:45:00Z">
        <w:r>
          <w:t>massive</w:t>
        </w:r>
      </w:ins>
      <w:ins w:id="114" w:author="Kumar, Ashish" w:date="2019-07-02T13:42:00Z">
        <w:r>
          <w:t xml:space="preserve"> volume of </w:t>
        </w:r>
      </w:ins>
      <w:ins w:id="115" w:author="Kumar, Ashish" w:date="2019-07-02T13:43:00Z">
        <w:r>
          <w:t xml:space="preserve">Infrastructure network traffic information from </w:t>
        </w:r>
      </w:ins>
      <w:ins w:id="116" w:author="Kumar, Ashish" w:date="2019-07-02T13:44:00Z">
        <w:r>
          <w:t>network connection logs,</w:t>
        </w:r>
      </w:ins>
      <w:ins w:id="117" w:author="Kumar, Ashish" w:date="2019-07-02T13:45:00Z">
        <w:r>
          <w:t xml:space="preserve"> </w:t>
        </w:r>
      </w:ins>
      <w:ins w:id="118" w:author="Kumar, Ashish" w:date="2019-07-02T13:44:00Z">
        <w:r>
          <w:t xml:space="preserve">http logs, dhcp logs, smtp logs, netflow information etc. </w:t>
        </w:r>
      </w:ins>
      <w:ins w:id="119" w:author="Kumar, Ashish" w:date="2019-07-02T13:46:00Z">
        <w:r>
          <w:t>and there by establish a network of infrastruct</w:t>
        </w:r>
        <w:r w:rsidR="00117B46">
          <w:t xml:space="preserve">ure entities and relationships. This is achieved by building a network graph </w:t>
        </w:r>
      </w:ins>
      <w:ins w:id="120" w:author="Kumar, Ashish" w:date="2019-07-02T13:50:00Z">
        <w:r w:rsidR="00117B46">
          <w:t>and following which</w:t>
        </w:r>
      </w:ins>
      <w:ins w:id="121" w:author="Kumar, Ashish" w:date="2019-07-02T13:51:00Z">
        <w:r w:rsidR="00117B46">
          <w:t xml:space="preserve"> network</w:t>
        </w:r>
      </w:ins>
      <w:ins w:id="122" w:author="Kumar, Ashish" w:date="2019-07-02T13:50:00Z">
        <w:r w:rsidR="00117B46">
          <w:t xml:space="preserve"> anomaly patterns are </w:t>
        </w:r>
      </w:ins>
      <w:ins w:id="123" w:author="Kumar, Ashish" w:date="2019-07-02T13:51:00Z">
        <w:r w:rsidR="00117B46">
          <w:t xml:space="preserve">recognized leading to identifying </w:t>
        </w:r>
      </w:ins>
      <w:ins w:id="124" w:author="Kumar, Ashish" w:date="2019-07-02T13:52:00Z">
        <w:r w:rsidR="00117B46">
          <w:t>threats like Zombie reboot, RDP hacking etc</w:t>
        </w:r>
      </w:ins>
      <w:ins w:id="125" w:author="Kumar, Ashish" w:date="2019-07-02T13:49:00Z">
        <w:r w:rsidR="00117B46">
          <w:t xml:space="preserve">. </w:t>
        </w:r>
      </w:ins>
    </w:p>
    <w:p w14:paraId="4C98391B" w14:textId="207AD95A" w:rsidR="00BF582C" w:rsidRDefault="00117B46" w:rsidP="00137942">
      <w:pPr>
        <w:rPr>
          <w:ins w:id="126" w:author="Kumar, Ashish" w:date="2019-07-02T13:58:00Z"/>
        </w:rPr>
      </w:pPr>
      <w:ins w:id="127" w:author="Kumar, Ashish" w:date="2019-07-02T13:52:00Z">
        <w:r>
          <w:t xml:space="preserve">Typical size of these network graphs comprises of </w:t>
        </w:r>
        <w:r w:rsidRPr="00F15043">
          <w:rPr>
            <w:b/>
            <w:rPrChange w:id="128" w:author="Kumar, Ashish" w:date="2019-07-02T14:22:00Z">
              <w:rPr/>
            </w:rPrChange>
          </w:rPr>
          <w:t xml:space="preserve">billions of </w:t>
        </w:r>
      </w:ins>
      <w:ins w:id="129" w:author="Kumar, Ashish" w:date="2019-07-02T13:57:00Z">
        <w:r w:rsidRPr="00F15043">
          <w:rPr>
            <w:b/>
            <w:rPrChange w:id="130" w:author="Kumar, Ashish" w:date="2019-07-02T14:22:00Z">
              <w:rPr/>
            </w:rPrChange>
          </w:rPr>
          <w:t xml:space="preserve">graph </w:t>
        </w:r>
      </w:ins>
      <w:ins w:id="131" w:author="Kumar, Ashish" w:date="2019-07-02T13:52:00Z">
        <w:r w:rsidRPr="00F15043">
          <w:rPr>
            <w:b/>
            <w:rPrChange w:id="132" w:author="Kumar, Ashish" w:date="2019-07-02T14:22:00Z">
              <w:rPr/>
            </w:rPrChange>
          </w:rPr>
          <w:t xml:space="preserve">nodes and </w:t>
        </w:r>
      </w:ins>
      <w:ins w:id="133" w:author="Kumar, Ashish" w:date="2019-07-03T10:47:00Z">
        <w:r w:rsidR="00A90A66">
          <w:rPr>
            <w:b/>
          </w:rPr>
          <w:t xml:space="preserve">properties and </w:t>
        </w:r>
      </w:ins>
      <w:ins w:id="134" w:author="Kumar, Ashish" w:date="2019-07-02T13:52:00Z">
        <w:r w:rsidRPr="00F15043">
          <w:rPr>
            <w:b/>
            <w:rPrChange w:id="135" w:author="Kumar, Ashish" w:date="2019-07-02T14:22:00Z">
              <w:rPr/>
            </w:rPrChange>
          </w:rPr>
          <w:t xml:space="preserve">relationship between </w:t>
        </w:r>
      </w:ins>
      <w:ins w:id="136" w:author="Kumar, Ashish" w:date="2019-07-02T13:57:00Z">
        <w:r w:rsidRPr="00F15043">
          <w:rPr>
            <w:b/>
            <w:rPrChange w:id="137" w:author="Kumar, Ashish" w:date="2019-07-02T14:22:00Z">
              <w:rPr/>
            </w:rPrChange>
          </w:rPr>
          <w:t xml:space="preserve">graph </w:t>
        </w:r>
      </w:ins>
      <w:ins w:id="138" w:author="Kumar, Ashish" w:date="2019-07-02T13:52:00Z">
        <w:r w:rsidRPr="00F15043">
          <w:rPr>
            <w:b/>
            <w:rPrChange w:id="139" w:author="Kumar, Ashish" w:date="2019-07-02T14:22:00Z">
              <w:rPr/>
            </w:rPrChange>
          </w:rPr>
          <w:t>nodes</w:t>
        </w:r>
        <w:r>
          <w:t>.</w:t>
        </w:r>
      </w:ins>
      <w:ins w:id="140" w:author="Kumar, Ashish" w:date="2019-07-02T13:54:00Z">
        <w:r>
          <w:t xml:space="preserve"> Deriving anomaly patterns across these billions of nodes in real-time requires </w:t>
        </w:r>
      </w:ins>
      <w:ins w:id="141" w:author="Kumar, Ashish" w:date="2019-07-02T13:55:00Z">
        <w:r>
          <w:t xml:space="preserve">existence of entire graph in-memory with TBs of large memory infrastructure. </w:t>
        </w:r>
      </w:ins>
    </w:p>
    <w:p w14:paraId="69B17944" w14:textId="718A0054" w:rsidR="00BF582C" w:rsidRDefault="00350A26" w:rsidP="00137942">
      <w:pPr>
        <w:rPr>
          <w:ins w:id="142" w:author="Kumar, Ashish" w:date="2019-07-02T13:59:00Z"/>
        </w:rPr>
      </w:pPr>
      <w:ins w:id="143" w:author="Kumar, Ashish" w:date="2019-07-02T14:30:00Z">
        <w:r>
          <w:t xml:space="preserve">Cybersecurity Analytics </w:t>
        </w:r>
      </w:ins>
      <w:ins w:id="144" w:author="Kumar, Ashish" w:date="2019-07-02T14:31:00Z">
        <w:r w:rsidR="00782D1D">
          <w:t xml:space="preserve">use-case </w:t>
        </w:r>
      </w:ins>
      <w:ins w:id="145" w:author="Kumar, Ashish" w:date="2019-07-02T14:30:00Z">
        <w:r>
          <w:t xml:space="preserve">with Graph Databases </w:t>
        </w:r>
      </w:ins>
      <w:ins w:id="146" w:author="Kumar, Ashish" w:date="2019-07-02T13:58:00Z">
        <w:r w:rsidR="00BF582C">
          <w:t xml:space="preserve">is very ideal for </w:t>
        </w:r>
      </w:ins>
      <w:ins w:id="147" w:author="Kumar, Ashish" w:date="2019-07-02T13:59:00Z">
        <w:r w:rsidR="00BF582C">
          <w:t>memory-driven analytics.</w:t>
        </w:r>
      </w:ins>
    </w:p>
    <w:p w14:paraId="183E4F87" w14:textId="1407A417" w:rsidR="0081260E" w:rsidRDefault="00117B46" w:rsidP="00137942">
      <w:pPr>
        <w:rPr>
          <w:ins w:id="148" w:author="Kumar, Ashish" w:date="2019-07-02T14:04:00Z"/>
        </w:rPr>
      </w:pPr>
      <w:ins w:id="149" w:author="Kumar, Ashish" w:date="2019-07-02T13:52:00Z">
        <w:r>
          <w:t xml:space="preserve"> </w:t>
        </w:r>
      </w:ins>
      <w:ins w:id="150" w:author="Kumar, Ashish" w:date="2019-07-02T13:59:00Z">
        <w:r w:rsidR="00BF582C">
          <w:rPr>
            <w:b/>
            <w:u w:val="single"/>
          </w:rPr>
          <w:t xml:space="preserve">Use-Case-2: </w:t>
        </w:r>
      </w:ins>
      <w:ins w:id="151" w:author="Kumar, Ashish" w:date="2019-07-02T14:00:00Z">
        <w:r w:rsidR="00BF582C">
          <w:rPr>
            <w:b/>
            <w:u w:val="single"/>
          </w:rPr>
          <w:t>Real-Time Recommendation Engine</w:t>
        </w:r>
      </w:ins>
      <w:ins w:id="152" w:author="Kumar, Ashish" w:date="2019-07-02T13:59:00Z">
        <w:r w:rsidR="00BF582C">
          <w:rPr>
            <w:b/>
            <w:u w:val="single"/>
          </w:rPr>
          <w:t>:</w:t>
        </w:r>
      </w:ins>
      <w:ins w:id="153" w:author="Kumar, Ashish" w:date="2019-07-02T14:00:00Z">
        <w:r w:rsidR="00BF582C">
          <w:t xml:space="preserve"> </w:t>
        </w:r>
      </w:ins>
      <w:ins w:id="154" w:author="Kumar, Ashish" w:date="2019-07-02T14:02:00Z">
        <w:r w:rsidR="0024328F" w:rsidRPr="0024328F">
          <w:t xml:space="preserve">In this day and age, the need to build scalable </w:t>
        </w:r>
        <w:r w:rsidR="0024328F">
          <w:t>Real-Time R</w:t>
        </w:r>
        <w:r w:rsidR="0024328F" w:rsidRPr="0024328F">
          <w:t xml:space="preserve">ecommendations is increasing day by day. With more internet users using e-commerce sites for their purchases, these e-commerce sites have realized the potential of understanding the patterns of the users' purchase </w:t>
        </w:r>
      </w:ins>
      <w:ins w:id="155" w:author="Kumar, Ashish" w:date="2019-07-02T21:41:00Z">
        <w:r w:rsidR="007159CE" w:rsidRPr="0024328F">
          <w:t>behaviour</w:t>
        </w:r>
      </w:ins>
      <w:ins w:id="156" w:author="Kumar, Ashish" w:date="2019-07-02T14:02:00Z">
        <w:r w:rsidR="0024328F" w:rsidRPr="0024328F">
          <w:t xml:space="preserve"> to improve their business, and to serve their customers on a very personalized level. To build a system which caters to a huge user base and generates recommendations in real time, we need a modern, fast scalable system</w:t>
        </w:r>
      </w:ins>
      <w:ins w:id="157" w:author="Kumar, Ashish" w:date="2019-07-02T14:03:00Z">
        <w:r w:rsidR="0024328F">
          <w:t xml:space="preserve">. </w:t>
        </w:r>
      </w:ins>
    </w:p>
    <w:p w14:paraId="5B2A9020" w14:textId="62391CBC" w:rsidR="0024328F" w:rsidRDefault="0024328F" w:rsidP="00137942">
      <w:pPr>
        <w:rPr>
          <w:ins w:id="158" w:author="Kumar, Ashish" w:date="2019-07-02T14:11:00Z"/>
        </w:rPr>
      </w:pPr>
      <w:ins w:id="159" w:author="Kumar, Ashish" w:date="2019-07-02T14:04:00Z">
        <w:r>
          <w:t xml:space="preserve">Deploying a Real-Time Recommendation engine involves In-Memory </w:t>
        </w:r>
      </w:ins>
      <w:ins w:id="160" w:author="Kumar, Ashish" w:date="2019-07-02T14:05:00Z">
        <w:r>
          <w:t xml:space="preserve">data processing </w:t>
        </w:r>
      </w:ins>
      <w:ins w:id="161" w:author="Kumar, Ashish" w:date="2019-07-02T14:06:00Z">
        <w:r>
          <w:t xml:space="preserve">unifying user data from social-media data sources, </w:t>
        </w:r>
      </w:ins>
      <w:ins w:id="162" w:author="Kumar, Ashish" w:date="2019-07-02T14:07:00Z">
        <w:r>
          <w:t xml:space="preserve">existing customer management solutions, existing warehouse historical data etc. Building such unified analytics platform can be achieved with a combination of Spark based In-Memory data processing and transformed representation of customer data in graph models. </w:t>
        </w:r>
      </w:ins>
      <w:ins w:id="163" w:author="Kumar, Ashish" w:date="2019-07-02T14:09:00Z">
        <w:r>
          <w:t>These unified analytics built with Spark involves application of massive transformation and action</w:t>
        </w:r>
      </w:ins>
      <w:ins w:id="164" w:author="Kumar, Ashish" w:date="2019-07-02T14:11:00Z">
        <w:r w:rsidR="007C502C">
          <w:t xml:space="preserve">. These phases of transformation and action undergo massive data shuffle operation to pre-process which is very costly in cluster operation leading to lack of real-time capabilities. </w:t>
        </w:r>
      </w:ins>
    </w:p>
    <w:p w14:paraId="6E47B756" w14:textId="77777777" w:rsidR="00F15043" w:rsidRDefault="007C502C" w:rsidP="00137942">
      <w:pPr>
        <w:rPr>
          <w:ins w:id="165" w:author="Kumar, Ashish" w:date="2019-07-02T14:29:00Z"/>
          <w:b/>
        </w:rPr>
      </w:pPr>
      <w:ins w:id="166" w:author="Kumar, Ashish" w:date="2019-07-02T14:13:00Z">
        <w:r>
          <w:t xml:space="preserve">Typical scale of </w:t>
        </w:r>
      </w:ins>
      <w:ins w:id="167" w:author="Kumar, Ashish" w:date="2019-07-02T14:15:00Z">
        <w:r>
          <w:t xml:space="preserve">shuffle spans across TBs of data undergoing </w:t>
        </w:r>
      </w:ins>
      <w:ins w:id="168" w:author="Kumar, Ashish" w:date="2019-07-02T14:17:00Z">
        <w:r>
          <w:t xml:space="preserve">Repartition, </w:t>
        </w:r>
      </w:ins>
      <w:ins w:id="169" w:author="Kumar, Ashish" w:date="2019-07-02T14:15:00Z">
        <w:r>
          <w:t>GroupBy and Join operations</w:t>
        </w:r>
      </w:ins>
      <w:ins w:id="170" w:author="Kumar, Ashish" w:date="2019-07-02T14:17:00Z">
        <w:r>
          <w:t xml:space="preserve"> which are very expensive owing to frequent I/O operations. </w:t>
        </w:r>
      </w:ins>
      <w:ins w:id="171" w:author="Kumar, Ashish" w:date="2019-07-02T14:18:00Z">
        <w:r>
          <w:t xml:space="preserve">Making these TBs of data available In-Memory with </w:t>
        </w:r>
      </w:ins>
      <w:ins w:id="172" w:author="Kumar, Ashish" w:date="2019-07-02T14:19:00Z">
        <w:r>
          <w:t xml:space="preserve">large memory infrastructure enables Spark to perform data pre-processing operations </w:t>
        </w:r>
      </w:ins>
      <w:ins w:id="173" w:author="Kumar, Ashish" w:date="2019-07-02T14:21:00Z">
        <w:r>
          <w:t xml:space="preserve">faster to meet the requirements of </w:t>
        </w:r>
        <w:r w:rsidRPr="007C502C">
          <w:rPr>
            <w:b/>
            <w:rPrChange w:id="174" w:author="Kumar, Ashish" w:date="2019-07-02T14:21:00Z">
              <w:rPr/>
            </w:rPrChange>
          </w:rPr>
          <w:t>Fast Data Analytics</w:t>
        </w:r>
      </w:ins>
      <w:ins w:id="175" w:author="Kumar, Ashish" w:date="2019-07-02T14:22:00Z">
        <w:r w:rsidR="00F15043">
          <w:rPr>
            <w:b/>
          </w:rPr>
          <w:t>.</w:t>
        </w:r>
      </w:ins>
    </w:p>
    <w:p w14:paraId="2C8727AE" w14:textId="7EA20E31" w:rsidR="00350A26" w:rsidRPr="00350A26" w:rsidRDefault="00350A26" w:rsidP="00137942">
      <w:pPr>
        <w:rPr>
          <w:ins w:id="176" w:author="Kumar, Ashish" w:date="2019-07-02T14:22:00Z"/>
          <w:rPrChange w:id="177" w:author="Kumar, Ashish" w:date="2019-07-02T14:30:00Z">
            <w:rPr>
              <w:ins w:id="178" w:author="Kumar, Ashish" w:date="2019-07-02T14:22:00Z"/>
              <w:b/>
            </w:rPr>
          </w:rPrChange>
        </w:rPr>
      </w:pPr>
      <w:ins w:id="179" w:author="Kumar, Ashish" w:date="2019-07-02T14:30:00Z">
        <w:r w:rsidRPr="00350A26">
          <w:rPr>
            <w:rPrChange w:id="180" w:author="Kumar, Ashish" w:date="2019-07-02T14:30:00Z">
              <w:rPr>
                <w:b/>
              </w:rPr>
            </w:rPrChange>
          </w:rPr>
          <w:t>Real-Time Recommendation Engine with Fast Data Analytics is yet another ideal use-case for memory-driven analytics.</w:t>
        </w:r>
      </w:ins>
    </w:p>
    <w:p w14:paraId="24B22B70" w14:textId="0C26F2D3" w:rsidR="007C502C" w:rsidRDefault="00F15043" w:rsidP="00137942">
      <w:pPr>
        <w:rPr>
          <w:ins w:id="181" w:author="Kumar, Ashish" w:date="2019-07-02T14:36:00Z"/>
        </w:rPr>
      </w:pPr>
      <w:ins w:id="182" w:author="Kumar, Ashish" w:date="2019-07-02T14:23:00Z">
        <w:r>
          <w:rPr>
            <w:b/>
            <w:u w:val="single"/>
          </w:rPr>
          <w:t xml:space="preserve">Use-Case-3: Fraud </w:t>
        </w:r>
      </w:ins>
      <w:ins w:id="183" w:author="Kumar, Ashish" w:date="2019-07-02T14:26:00Z">
        <w:r w:rsidR="00860C6B">
          <w:rPr>
            <w:b/>
            <w:u w:val="single"/>
          </w:rPr>
          <w:t>Detection:</w:t>
        </w:r>
      </w:ins>
      <w:ins w:id="184" w:author="Kumar, Ashish" w:date="2019-07-02T14:23:00Z">
        <w:r>
          <w:t xml:space="preserve"> </w:t>
        </w:r>
      </w:ins>
      <w:ins w:id="185" w:author="Kumar, Ashish" w:date="2019-07-02T14:26:00Z">
        <w:r w:rsidR="00860C6B" w:rsidRPr="00860C6B">
          <w:t xml:space="preserve">Fraud management has been known to be a very painful problem for banking and finance firms. Card-related frauds have proven to be especially difficult for firms to combat. Technologies such as chip and PIN are available and are already used by most credit card system vendors, such as Visa and MasterCard. However, the available technology is unable to curtail 100% of credit card fraud. </w:t>
        </w:r>
      </w:ins>
    </w:p>
    <w:p w14:paraId="4D3E4485" w14:textId="49CCE19F" w:rsidR="00F14EB4" w:rsidRDefault="00F14EB4" w:rsidP="00137942">
      <w:pPr>
        <w:rPr>
          <w:ins w:id="186" w:author="Kumar, Ashish" w:date="2019-07-02T16:51:00Z"/>
        </w:rPr>
      </w:pPr>
      <w:ins w:id="187" w:author="Kumar, Ashish" w:date="2019-07-02T14:37:00Z">
        <w:r>
          <w:t xml:space="preserve">Building a fraud prevention solution requires </w:t>
        </w:r>
      </w:ins>
      <w:ins w:id="188" w:author="Kumar, Ashish" w:date="2019-07-02T14:43:00Z">
        <w:r>
          <w:t>analysing</w:t>
        </w:r>
      </w:ins>
      <w:ins w:id="189" w:author="Kumar, Ashish" w:date="2019-07-02T14:40:00Z">
        <w:r>
          <w:t xml:space="preserve"> credit card transaction in sub-millisecond time frame, </w:t>
        </w:r>
      </w:ins>
      <w:ins w:id="190" w:author="Kumar, Ashish" w:date="2019-07-02T14:42:00Z">
        <w:r>
          <w:t xml:space="preserve">detecting outliers in which data-set is verified to identify potential anomalies in the data. </w:t>
        </w:r>
      </w:ins>
      <w:ins w:id="191" w:author="Kumar, Ashish" w:date="2019-07-02T16:24:00Z">
        <w:r w:rsidR="00ED5A9A">
          <w:t>W</w:t>
        </w:r>
        <w:r w:rsidR="00ED5A9A" w:rsidRPr="00ED5A9A">
          <w:t>ith the rise of </w:t>
        </w:r>
        <w:r w:rsidR="00ED5A9A" w:rsidRPr="00ED5A9A">
          <w:rPr>
            <w:b/>
            <w:bCs/>
          </w:rPr>
          <w:t>machine learning</w:t>
        </w:r>
        <w:r w:rsidR="00ED5A9A" w:rsidRPr="00ED5A9A">
          <w:t> (</w:t>
        </w:r>
        <w:r w:rsidR="00ED5A9A" w:rsidRPr="00ED5A9A">
          <w:rPr>
            <w:b/>
            <w:bCs/>
          </w:rPr>
          <w:t>ML</w:t>
        </w:r>
        <w:r w:rsidR="00ED5A9A" w:rsidRPr="00ED5A9A">
          <w:t>), </w:t>
        </w:r>
        <w:r w:rsidR="00ED5A9A" w:rsidRPr="00ED5A9A">
          <w:rPr>
            <w:b/>
            <w:bCs/>
          </w:rPr>
          <w:t>artificial intelligence</w:t>
        </w:r>
        <w:r w:rsidR="00ED5A9A" w:rsidRPr="00ED5A9A">
          <w:t> (</w:t>
        </w:r>
        <w:r w:rsidR="00ED5A9A" w:rsidRPr="00ED5A9A">
          <w:rPr>
            <w:b/>
            <w:bCs/>
          </w:rPr>
          <w:t>AI</w:t>
        </w:r>
        <w:r w:rsidR="00ED5A9A" w:rsidRPr="00ED5A9A">
          <w:t xml:space="preserve">), and </w:t>
        </w:r>
        <w:r w:rsidR="00ED5A9A" w:rsidRPr="00ED5A9A">
          <w:rPr>
            <w:b/>
            <w:rPrChange w:id="192" w:author="Kumar, Ashish" w:date="2019-07-02T16:24:00Z">
              <w:rPr/>
            </w:rPrChange>
          </w:rPr>
          <w:t>deep learning</w:t>
        </w:r>
        <w:r w:rsidR="00ED5A9A">
          <w:t>, it becomes</w:t>
        </w:r>
        <w:r w:rsidR="00ED5A9A" w:rsidRPr="00ED5A9A">
          <w:t xml:space="preserve"> feasible to </w:t>
        </w:r>
      </w:ins>
      <w:ins w:id="193" w:author="Kumar, Ashish" w:date="2019-07-02T16:26:00Z">
        <w:r w:rsidR="00212FE9">
          <w:t xml:space="preserve">analyse massive volume of transactions </w:t>
        </w:r>
      </w:ins>
      <w:ins w:id="194" w:author="Kumar, Ashish" w:date="2019-07-02T16:28:00Z">
        <w:r w:rsidR="00212FE9">
          <w:t xml:space="preserve">feeding into enterprise credit card network. </w:t>
        </w:r>
      </w:ins>
      <w:ins w:id="195" w:author="Kumar, Ashish" w:date="2019-07-02T16:36:00Z">
        <w:r w:rsidR="00F75F89">
          <w:t xml:space="preserve">These machine learning models </w:t>
        </w:r>
      </w:ins>
      <w:ins w:id="196" w:author="Kumar, Ashish" w:date="2019-07-02T16:40:00Z">
        <w:r w:rsidR="00F75F89">
          <w:t xml:space="preserve">are first trained against historical transactions and </w:t>
        </w:r>
      </w:ins>
      <w:ins w:id="197" w:author="Kumar, Ashish" w:date="2019-07-02T16:41:00Z">
        <w:r w:rsidR="00F75F89">
          <w:t xml:space="preserve">live inference is achieved by building machine learning pipeline </w:t>
        </w:r>
      </w:ins>
      <w:ins w:id="198" w:author="Kumar, Ashish" w:date="2019-07-02T16:48:00Z">
        <w:r w:rsidR="00282064">
          <w:t xml:space="preserve">for data acquisition, feature engineering and model serving. </w:t>
        </w:r>
      </w:ins>
    </w:p>
    <w:p w14:paraId="53F87504" w14:textId="4FD99CCF" w:rsidR="00282064" w:rsidRDefault="009B66D1" w:rsidP="00137942">
      <w:pPr>
        <w:rPr>
          <w:ins w:id="199" w:author="Kumar, Ashish" w:date="2019-07-02T14:28:00Z"/>
        </w:rPr>
      </w:pPr>
      <w:ins w:id="200" w:author="Kumar, Ashish" w:date="2019-07-02T16:55:00Z">
        <w:r>
          <w:t>Achieving Real-Time fraud detection against streaming credit card transactions require</w:t>
        </w:r>
      </w:ins>
      <w:ins w:id="201" w:author="Kumar, Ashish" w:date="2019-07-02T17:00:00Z">
        <w:r w:rsidR="00C16133">
          <w:t>s</w:t>
        </w:r>
      </w:ins>
      <w:ins w:id="202" w:author="Kumar, Ashish" w:date="2019-07-02T16:55:00Z">
        <w:r>
          <w:t xml:space="preserve"> building machine learning pipeline in-memory to perform data collection and transformation</w:t>
        </w:r>
      </w:ins>
      <w:ins w:id="203" w:author="Kumar, Ashish" w:date="2019-07-02T16:56:00Z">
        <w:r>
          <w:t xml:space="preserve">, feature engineering, hyper-parameter optimization </w:t>
        </w:r>
      </w:ins>
      <w:ins w:id="204" w:author="Kumar, Ashish" w:date="2019-07-02T16:57:00Z">
        <w:r w:rsidR="00C16133">
          <w:t xml:space="preserve">and model serving to make high precision predictions. </w:t>
        </w:r>
        <w:r w:rsidR="00C16133">
          <w:lastRenderedPageBreak/>
          <w:t xml:space="preserve">This can be achieved by implementing Spark and Tensorflow </w:t>
        </w:r>
      </w:ins>
      <w:ins w:id="205" w:author="Kumar, Ashish" w:date="2019-07-02T16:59:00Z">
        <w:r w:rsidR="00C16133">
          <w:t xml:space="preserve">with TensorFrames and taking advantage of </w:t>
        </w:r>
      </w:ins>
      <w:ins w:id="206" w:author="Kumar, Ashish" w:date="2019-07-02T17:00:00Z">
        <w:r w:rsidR="00C16133">
          <w:t>co-located GPUs for faster model training.</w:t>
        </w:r>
      </w:ins>
      <w:ins w:id="207" w:author="Kumar, Ashish" w:date="2019-07-02T16:55:00Z">
        <w:r>
          <w:t xml:space="preserve"> </w:t>
        </w:r>
      </w:ins>
    </w:p>
    <w:p w14:paraId="34E4822F" w14:textId="40904392" w:rsidR="00DF2867" w:rsidRPr="00BF582C" w:rsidRDefault="00324EBD" w:rsidP="00137942">
      <w:pPr>
        <w:rPr>
          <w:ins w:id="208" w:author="Kumar, Ashish" w:date="2019-07-02T12:49:00Z"/>
        </w:rPr>
      </w:pPr>
      <w:ins w:id="209" w:author="Kumar, Ashish" w:date="2019-07-02T14:46:00Z">
        <w:r>
          <w:t>Building upon these</w:t>
        </w:r>
        <w:r w:rsidR="00592EAF">
          <w:t xml:space="preserve"> use-case</w:t>
        </w:r>
      </w:ins>
      <w:ins w:id="210" w:author="Kumar, Ashish" w:date="2019-07-02T17:01:00Z">
        <w:r w:rsidR="00C16133">
          <w:t>s</w:t>
        </w:r>
      </w:ins>
      <w:ins w:id="211" w:author="Kumar, Ashish" w:date="2019-07-02T14:46:00Z">
        <w:r w:rsidR="00592EAF">
          <w:t>, b</w:t>
        </w:r>
        <w:commentRangeStart w:id="212"/>
        <w:r w:rsidR="00592EAF">
          <w:t>elow is the high-level architecture for Next-Gen In-Memory Analytics Solution designed to take advantage of scale-up Memory-Driven Computing Infrastructure with HPE Superdome Flex.</w:t>
        </w:r>
        <w:commentRangeEnd w:id="212"/>
        <w:r w:rsidR="00592EAF">
          <w:rPr>
            <w:rStyle w:val="CommentReference"/>
          </w:rPr>
          <w:commentReference w:id="212"/>
        </w:r>
      </w:ins>
    </w:p>
    <w:p w14:paraId="0C5F2517" w14:textId="10829E8B" w:rsidR="001E6295" w:rsidDel="00592EAF" w:rsidRDefault="00A7288A" w:rsidP="00137942">
      <w:pPr>
        <w:rPr>
          <w:del w:id="213" w:author="Kumar, Ashish" w:date="2019-07-02T14:47:00Z"/>
        </w:rPr>
      </w:pPr>
      <w:del w:id="214" w:author="Kumar, Ashish" w:date="2019-07-02T14:47:00Z">
        <w:r w:rsidDel="00592EAF">
          <w:delText xml:space="preserve">Traditionally, data and analytics </w:delText>
        </w:r>
        <w:r w:rsidR="00653BE6" w:rsidDel="00592EAF">
          <w:delText>solutions were initially designed</w:delText>
        </w:r>
        <w:r w:rsidDel="00592EAF">
          <w:delText xml:space="preserve"> in scale-out approach where each node of analytics infrastructure were having </w:delText>
        </w:r>
        <w:r w:rsidR="00653BE6" w:rsidDel="00592EAF">
          <w:delText xml:space="preserve">limited compute core and memory and as-and-when the data grew, new limited configuration nodes would get added and software would scale horizontally. This enabled adoption of massively growing data with distributed processing and storage. </w:delText>
        </w:r>
      </w:del>
    </w:p>
    <w:p w14:paraId="391EACB6" w14:textId="7D12A30A" w:rsidR="00653BE6" w:rsidDel="00592EAF" w:rsidRDefault="00653BE6" w:rsidP="00137942">
      <w:pPr>
        <w:rPr>
          <w:del w:id="215" w:author="Kumar, Ashish" w:date="2019-07-02T14:47:00Z"/>
        </w:rPr>
      </w:pPr>
      <w:del w:id="216" w:author="Kumar, Ashish" w:date="2019-07-02T14:47:00Z">
        <w:r w:rsidDel="00592EAF">
          <w:delText xml:space="preserve">This approach led to below challenges over time while analytics requirements of customers became </w:delText>
        </w:r>
        <w:r w:rsidR="00D30072" w:rsidDel="00592EAF">
          <w:delText>more and more business critical</w:delText>
        </w:r>
      </w:del>
    </w:p>
    <w:p w14:paraId="68D49549" w14:textId="4536263E" w:rsidR="00F74A40" w:rsidDel="00592EAF" w:rsidRDefault="00275925" w:rsidP="00FC1571">
      <w:pPr>
        <w:pStyle w:val="ListParagraph"/>
        <w:numPr>
          <w:ilvl w:val="0"/>
          <w:numId w:val="1"/>
        </w:numPr>
        <w:rPr>
          <w:del w:id="217" w:author="Kumar, Ashish" w:date="2019-07-02T14:47:00Z"/>
        </w:rPr>
      </w:pPr>
      <w:commentRangeStart w:id="218"/>
      <w:del w:id="219" w:author="Kumar, Ashish" w:date="2019-07-02T14:47:00Z">
        <w:r w:rsidDel="00592EAF">
          <w:delText xml:space="preserve">Growing volume of data and data quality challenges led to the need of </w:delText>
        </w:r>
        <w:r w:rsidRPr="006832AA" w:rsidDel="00592EAF">
          <w:rPr>
            <w:b/>
            <w:u w:val="single"/>
          </w:rPr>
          <w:delText>data pre-processing and data cleansing operations</w:delText>
        </w:r>
        <w:r w:rsidDel="00592EAF">
          <w:delText xml:space="preserve">. These data refinery operation </w:delText>
        </w:r>
        <w:r w:rsidR="00714524" w:rsidDel="00592EAF">
          <w:delText xml:space="preserve">can be achieved faster with large in-memory analytics as it reduces </w:delText>
        </w:r>
        <w:r w:rsidR="00D30072" w:rsidRPr="006E6849" w:rsidDel="00592EAF">
          <w:rPr>
            <w:b/>
          </w:rPr>
          <w:delText>TCP communication overhead</w:delText>
        </w:r>
        <w:commentRangeEnd w:id="218"/>
        <w:r w:rsidR="007C4795" w:rsidDel="00592EAF">
          <w:rPr>
            <w:rStyle w:val="CommentReference"/>
          </w:rPr>
          <w:commentReference w:id="218"/>
        </w:r>
      </w:del>
    </w:p>
    <w:p w14:paraId="3E700330" w14:textId="65089E53" w:rsidR="00F74A40" w:rsidDel="00592EAF" w:rsidRDefault="00D30072" w:rsidP="00FC6858">
      <w:pPr>
        <w:pStyle w:val="ListParagraph"/>
        <w:numPr>
          <w:ilvl w:val="0"/>
          <w:numId w:val="1"/>
        </w:numPr>
        <w:rPr>
          <w:del w:id="220" w:author="Kumar, Ashish" w:date="2019-07-02T14:47:00Z"/>
        </w:rPr>
      </w:pPr>
      <w:commentRangeStart w:id="221"/>
      <w:del w:id="222" w:author="Kumar, Ashish" w:date="2019-07-02T14:47:00Z">
        <w:r w:rsidDel="00592EAF">
          <w:delText xml:space="preserve">Traditional SATA Disks based storage is now </w:delText>
        </w:r>
        <w:r w:rsidR="00F74A40" w:rsidDel="00592EAF">
          <w:delText xml:space="preserve">moving to In-Memory Storage giving applications faster access to data and thereby enabling </w:delText>
        </w:r>
        <w:r w:rsidR="00F74A40" w:rsidRPr="006832AA" w:rsidDel="00592EAF">
          <w:rPr>
            <w:b/>
            <w:u w:val="single"/>
          </w:rPr>
          <w:delText>In-Memory Stream Processing for</w:delText>
        </w:r>
        <w:r w:rsidR="00F74A40" w:rsidRPr="006832AA" w:rsidDel="00592EAF">
          <w:rPr>
            <w:u w:val="single"/>
          </w:rPr>
          <w:delText xml:space="preserve"> </w:delText>
        </w:r>
        <w:r w:rsidR="00F74A40" w:rsidRPr="006832AA" w:rsidDel="00592EAF">
          <w:rPr>
            <w:b/>
            <w:u w:val="single"/>
          </w:rPr>
          <w:delText>data-in-motion</w:delText>
        </w:r>
        <w:r w:rsidR="00F74A40" w:rsidDel="00592EAF">
          <w:delText xml:space="preserve"> </w:delText>
        </w:r>
        <w:commentRangeEnd w:id="221"/>
        <w:r w:rsidR="007C4795" w:rsidDel="00592EAF">
          <w:rPr>
            <w:rStyle w:val="CommentReference"/>
          </w:rPr>
          <w:commentReference w:id="221"/>
        </w:r>
      </w:del>
    </w:p>
    <w:p w14:paraId="6A3710F7" w14:textId="06D8E436" w:rsidR="00275925" w:rsidDel="00592EAF" w:rsidRDefault="00F74A40" w:rsidP="001B11E2">
      <w:pPr>
        <w:pStyle w:val="ListParagraph"/>
        <w:numPr>
          <w:ilvl w:val="0"/>
          <w:numId w:val="1"/>
        </w:numPr>
        <w:rPr>
          <w:del w:id="223" w:author="Kumar, Ashish" w:date="2019-07-02T14:47:00Z"/>
        </w:rPr>
      </w:pPr>
      <w:del w:id="224" w:author="Kumar, Ashish" w:date="2019-07-02T14:47:00Z">
        <w:r w:rsidDel="00592EAF">
          <w:delText>Growing n</w:delText>
        </w:r>
      </w:del>
      <w:ins w:id="225" w:author="Gibbs, Bret" w:date="2019-06-28T10:13:00Z">
        <w:del w:id="226" w:author="Kumar, Ashish" w:date="2019-07-02T14:47:00Z">
          <w:r w:rsidR="001914E6" w:rsidDel="00592EAF">
            <w:delText>umber</w:delText>
          </w:r>
        </w:del>
      </w:ins>
      <w:del w:id="227" w:author="Kumar, Ashish" w:date="2019-07-02T14:47:00Z">
        <w:r w:rsidDel="00592EAF">
          <w:delText xml:space="preserve">o. of use-cases for Data-in-Motion has given rise to </w:delText>
        </w:r>
        <w:r w:rsidRPr="006832AA" w:rsidDel="00592EAF">
          <w:rPr>
            <w:b/>
            <w:u w:val="single"/>
          </w:rPr>
          <w:delText>need of data pipeline</w:delText>
        </w:r>
        <w:r w:rsidDel="00592EAF">
          <w:delText xml:space="preserve"> that assists from data acquisition to data preparation to data processing. </w:delText>
        </w:r>
        <w:commentRangeStart w:id="228"/>
        <w:r w:rsidDel="00592EAF">
          <w:delText xml:space="preserve">This In-Memory data pipeline </w:delText>
        </w:r>
        <w:r w:rsidR="00D94511" w:rsidDel="00592EAF">
          <w:delText>can scale to terabytes of data</w:delText>
        </w:r>
        <w:r w:rsidR="00E53E27" w:rsidDel="00592EAF">
          <w:delText xml:space="preserve">. </w:delText>
        </w:r>
        <w:commentRangeEnd w:id="228"/>
        <w:r w:rsidR="007C4795" w:rsidDel="00592EAF">
          <w:rPr>
            <w:rStyle w:val="CommentReference"/>
          </w:rPr>
          <w:commentReference w:id="228"/>
        </w:r>
      </w:del>
    </w:p>
    <w:p w14:paraId="5D92CD56" w14:textId="04484FC0" w:rsidR="003C63D7" w:rsidDel="00592EAF" w:rsidRDefault="008508A7" w:rsidP="00D62908">
      <w:pPr>
        <w:pStyle w:val="ListParagraph"/>
        <w:numPr>
          <w:ilvl w:val="0"/>
          <w:numId w:val="1"/>
        </w:numPr>
        <w:rPr>
          <w:del w:id="229" w:author="Kumar, Ashish" w:date="2019-07-02T14:47:00Z"/>
        </w:rPr>
      </w:pPr>
      <w:del w:id="230" w:author="Kumar, Ashish" w:date="2019-07-02T14:47:00Z">
        <w:r w:rsidDel="00592EAF">
          <w:delText xml:space="preserve">While scale-out data lakes address increasing volume of discrete data, the real value comes from </w:delText>
        </w:r>
        <w:r w:rsidRPr="006832AA" w:rsidDel="00592EAF">
          <w:rPr>
            <w:b/>
            <w:u w:val="single"/>
          </w:rPr>
          <w:delText>connection between the data that is collected</w:delText>
        </w:r>
        <w:r w:rsidR="003C63D7" w:rsidRPr="006832AA" w:rsidDel="00592EAF">
          <w:rPr>
            <w:b/>
            <w:u w:val="single"/>
          </w:rPr>
          <w:delText xml:space="preserve"> and these connections establish the relationship</w:delText>
        </w:r>
        <w:r w:rsidR="003C63D7" w:rsidDel="00592EAF">
          <w:delText xml:space="preserve">. </w:delText>
        </w:r>
        <w:r w:rsidR="003C63D7" w:rsidRPr="003C63D7" w:rsidDel="00592EAF">
          <w:delText xml:space="preserve">Graph technologies and analytics provide powerful tools for </w:delText>
        </w:r>
        <w:r w:rsidR="003C63D7" w:rsidRPr="006832AA" w:rsidDel="00592EAF">
          <w:rPr>
            <w:b/>
            <w:u w:val="single"/>
          </w:rPr>
          <w:delText>connected data</w:delText>
        </w:r>
        <w:r w:rsidR="003C63D7" w:rsidRPr="003C63D7" w:rsidDel="00592EAF">
          <w:delText xml:space="preserve"> that are used in research, social initiatives, and business solutions</w:delText>
        </w:r>
        <w:r w:rsidR="003C63D7" w:rsidDel="00592EAF">
          <w:delText xml:space="preserve">. These </w:delText>
        </w:r>
        <w:r w:rsidR="003C63D7" w:rsidRPr="006832AA" w:rsidDel="00592EAF">
          <w:rPr>
            <w:b/>
            <w:u w:val="single"/>
          </w:rPr>
          <w:delText>In-Memory social graphs</w:delText>
        </w:r>
        <w:r w:rsidR="00405EA0" w:rsidRPr="006832AA" w:rsidDel="00592EAF">
          <w:rPr>
            <w:b/>
            <w:u w:val="single"/>
          </w:rPr>
          <w:delText xml:space="preserve"> search operations</w:delText>
        </w:r>
        <w:r w:rsidR="003C63D7" w:rsidDel="00592EAF">
          <w:delText xml:space="preserve"> are non-scalable for billions of nodes and relationship in scale-out architecture. </w:delText>
        </w:r>
      </w:del>
    </w:p>
    <w:p w14:paraId="63DC54E0" w14:textId="28C39509" w:rsidR="008A763A" w:rsidDel="00592EAF" w:rsidRDefault="003C63D7" w:rsidP="00137942">
      <w:pPr>
        <w:rPr>
          <w:del w:id="231" w:author="Kumar, Ashish" w:date="2019-07-02T14:47:00Z"/>
        </w:rPr>
      </w:pPr>
      <w:commentRangeStart w:id="232"/>
      <w:del w:id="233" w:author="Kumar, Ashish" w:date="2019-07-02T14:47:00Z">
        <w:r w:rsidDel="00592EAF">
          <w:delText xml:space="preserve">Below is the high-level architecture for Next-Gen In-Memory Analytics Solution designed to take advantage of scale-up MDC </w:delText>
        </w:r>
      </w:del>
      <w:ins w:id="234" w:author="Gibbs, Bret" w:date="2019-06-28T10:13:00Z">
        <w:del w:id="235" w:author="Kumar, Ashish" w:date="2019-07-02T14:47:00Z">
          <w:r w:rsidR="001914E6" w:rsidDel="00592EAF">
            <w:delText xml:space="preserve">Memory-Driven Computing </w:delText>
          </w:r>
        </w:del>
      </w:ins>
      <w:del w:id="236" w:author="Kumar, Ashish" w:date="2019-07-02T14:47:00Z">
        <w:r w:rsidDel="00592EAF">
          <w:delText>Infrastructure with HPE Superdome Flex.</w:delText>
        </w:r>
        <w:commentRangeEnd w:id="232"/>
        <w:r w:rsidR="007C4795" w:rsidDel="00592EAF">
          <w:rPr>
            <w:rStyle w:val="CommentReference"/>
          </w:rPr>
          <w:commentReference w:id="232"/>
        </w:r>
      </w:del>
    </w:p>
    <w:p w14:paraId="16B10027" w14:textId="685B0994" w:rsidR="008A763A" w:rsidRDefault="001913DB" w:rsidP="00137942">
      <w:del w:id="237" w:author="Kumar, Ashish" w:date="2019-07-02T15:06:00Z">
        <w:r w:rsidDel="00101728">
          <w:rPr>
            <w:noProof/>
            <w:lang w:eastAsia="en-GB"/>
          </w:rPr>
          <w:drawing>
            <wp:inline distT="0" distB="0" distL="0" distR="0" wp14:anchorId="7673BEDD" wp14:editId="65BC0CA4">
              <wp:extent cx="5731510" cy="32023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02305"/>
                      </a:xfrm>
                      <a:prstGeom prst="rect">
                        <a:avLst/>
                      </a:prstGeom>
                    </pic:spPr>
                  </pic:pic>
                </a:graphicData>
              </a:graphic>
            </wp:inline>
          </w:drawing>
        </w:r>
      </w:del>
      <w:ins w:id="238" w:author="Kumar, Ashish" w:date="2019-07-02T15:06:00Z">
        <w:r w:rsidR="00101728" w:rsidRPr="00101728">
          <w:rPr>
            <w:noProof/>
            <w:lang w:eastAsia="en-GB"/>
          </w:rPr>
          <w:t xml:space="preserve"> </w:t>
        </w:r>
      </w:ins>
      <w:ins w:id="239" w:author="Kumar, Ashish" w:date="2019-07-02T15:08:00Z">
        <w:r w:rsidR="00101728">
          <w:rPr>
            <w:noProof/>
            <w:lang w:eastAsia="en-GB"/>
          </w:rPr>
          <w:drawing>
            <wp:inline distT="0" distB="0" distL="0" distR="0" wp14:anchorId="078B6EA0" wp14:editId="7EFE27C3">
              <wp:extent cx="5731510" cy="32988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98825"/>
                      </a:xfrm>
                      <a:prstGeom prst="rect">
                        <a:avLst/>
                      </a:prstGeom>
                    </pic:spPr>
                  </pic:pic>
                </a:graphicData>
              </a:graphic>
            </wp:inline>
          </w:drawing>
        </w:r>
      </w:ins>
    </w:p>
    <w:p w14:paraId="1F5F856D" w14:textId="77777777" w:rsidR="005013CB" w:rsidRPr="006254FB" w:rsidRDefault="00BA6AC5" w:rsidP="006254FB">
      <w:pPr>
        <w:spacing w:after="0"/>
        <w:rPr>
          <w:b/>
          <w:u w:val="single"/>
        </w:rPr>
      </w:pPr>
      <w:r w:rsidRPr="006254FB">
        <w:rPr>
          <w:b/>
          <w:u w:val="single"/>
        </w:rPr>
        <w:t xml:space="preserve">Key features of In-Memory Analytics solution are </w:t>
      </w:r>
    </w:p>
    <w:p w14:paraId="2E8E7559" w14:textId="33AED93A" w:rsidR="00DA553E" w:rsidRDefault="006254FB" w:rsidP="00716821">
      <w:pPr>
        <w:pStyle w:val="ListParagraph"/>
        <w:numPr>
          <w:ilvl w:val="0"/>
          <w:numId w:val="2"/>
        </w:numPr>
      </w:pPr>
      <w:r>
        <w:t xml:space="preserve">Adopt and build </w:t>
      </w:r>
      <w:r w:rsidRPr="0029705A">
        <w:rPr>
          <w:b/>
          <w:u w:val="single"/>
        </w:rPr>
        <w:t>large scale In-Memory data pipeline</w:t>
      </w:r>
      <w:r>
        <w:t xml:space="preserve"> </w:t>
      </w:r>
      <w:commentRangeStart w:id="240"/>
      <w:r>
        <w:t xml:space="preserve">with </w:t>
      </w:r>
      <w:del w:id="241" w:author="Kumar, Ashish" w:date="2019-07-02T17:02:00Z">
        <w:r w:rsidDel="00DD55DA">
          <w:delText xml:space="preserve">optimized </w:delText>
        </w:r>
      </w:del>
      <w:r>
        <w:t>Spark</w:t>
      </w:r>
      <w:del w:id="242" w:author="Kumar, Ashish" w:date="2019-07-02T14:47:00Z">
        <w:r w:rsidDel="00DE19E6">
          <w:delText>leR</w:delText>
        </w:r>
      </w:del>
      <w:r w:rsidR="005B7F08">
        <w:t xml:space="preserve"> </w:t>
      </w:r>
      <w:del w:id="243" w:author="Kumar, Ashish" w:date="2019-07-02T17:03:00Z">
        <w:r w:rsidR="005B7F08" w:rsidDel="00DD55DA">
          <w:delText>(</w:delText>
        </w:r>
        <w:commentRangeEnd w:id="240"/>
        <w:r w:rsidR="00026519" w:rsidDel="00DD55DA">
          <w:rPr>
            <w:rStyle w:val="CommentReference"/>
          </w:rPr>
          <w:commentReference w:id="240"/>
        </w:r>
        <w:r w:rsidR="005B7F08" w:rsidDel="00DD55DA">
          <w:delText xml:space="preserve">large memory optimization of Apache Spark) </w:delText>
        </w:r>
      </w:del>
      <w:r>
        <w:t>taking advantage of large memory off-heap cache</w:t>
      </w:r>
      <w:r w:rsidR="000802AB">
        <w:t xml:space="preserve"> for shuffle operations</w:t>
      </w:r>
      <w:r w:rsidR="00AD30B1">
        <w:t xml:space="preserve"> for data preparation</w:t>
      </w:r>
    </w:p>
    <w:p w14:paraId="2A38AD80" w14:textId="77777777" w:rsidR="00DA553E" w:rsidRDefault="000802AB" w:rsidP="001565C8">
      <w:pPr>
        <w:pStyle w:val="ListParagraph"/>
        <w:numPr>
          <w:ilvl w:val="0"/>
          <w:numId w:val="2"/>
        </w:numPr>
      </w:pPr>
      <w:r w:rsidRPr="0029705A">
        <w:rPr>
          <w:b/>
          <w:u w:val="single"/>
        </w:rPr>
        <w:t>Accelerate machine learning training and inference</w:t>
      </w:r>
      <w:r>
        <w:t xml:space="preserve"> against massive volume of train and test data and achieve high precision accuracy for predictive analytics</w:t>
      </w:r>
    </w:p>
    <w:p w14:paraId="5B64DCFE" w14:textId="77777777" w:rsidR="005F46A7" w:rsidRDefault="000802AB" w:rsidP="00C459B1">
      <w:pPr>
        <w:pStyle w:val="ListParagraph"/>
        <w:numPr>
          <w:ilvl w:val="0"/>
          <w:numId w:val="2"/>
        </w:numPr>
      </w:pPr>
      <w:r w:rsidRPr="0029705A">
        <w:rPr>
          <w:b/>
          <w:u w:val="single"/>
        </w:rPr>
        <w:t>Accelerate connected data analytics leveraging Graph Databases</w:t>
      </w:r>
      <w:r>
        <w:t xml:space="preserve"> using search algorithms like Page Rank or S</w:t>
      </w:r>
      <w:r w:rsidR="00DA553E">
        <w:t xml:space="preserve">ingle </w:t>
      </w:r>
      <w:r>
        <w:t>S</w:t>
      </w:r>
      <w:r w:rsidR="00DA553E">
        <w:t xml:space="preserve">ource </w:t>
      </w:r>
      <w:r>
        <w:t>S</w:t>
      </w:r>
      <w:r w:rsidR="00DA553E">
        <w:t xml:space="preserve">hortest </w:t>
      </w:r>
      <w:r>
        <w:t>P</w:t>
      </w:r>
      <w:r w:rsidR="00DA553E">
        <w:t>ath (SSSP)</w:t>
      </w:r>
      <w:r>
        <w:t xml:space="preserve"> taking advantage of large memory Superdome Flex infrastructure.</w:t>
      </w:r>
    </w:p>
    <w:p w14:paraId="34722252" w14:textId="4A278AB9" w:rsidR="000A45DD" w:rsidRDefault="00D20A59" w:rsidP="005B7F08">
      <w:pPr>
        <w:rPr>
          <w:ins w:id="244" w:author="Kumar, Ashish" w:date="2019-07-03T11:01:00Z"/>
        </w:rPr>
      </w:pPr>
      <w:ins w:id="245" w:author="Kumar, Ashish" w:date="2019-07-03T11:27:00Z">
        <w:r>
          <w:t xml:space="preserve">Let us look at </w:t>
        </w:r>
      </w:ins>
      <w:ins w:id="246" w:author="Kumar, Ashish" w:date="2019-07-03T12:35:00Z">
        <w:r w:rsidR="0077516B">
          <w:t xml:space="preserve">how </w:t>
        </w:r>
      </w:ins>
      <w:ins w:id="247" w:author="Kumar, Ashish" w:date="2019-07-03T12:36:00Z">
        <w:r w:rsidR="0077516B">
          <w:t xml:space="preserve">In-Memory analytics is achieved leveraging Memory-Driven Computing for </w:t>
        </w:r>
      </w:ins>
      <w:ins w:id="248" w:author="Kumar, Ashish" w:date="2019-07-03T10:53:00Z">
        <w:r w:rsidR="00973439">
          <w:t>rea</w:t>
        </w:r>
        <w:r w:rsidR="0077516B">
          <w:t>l customer implementations</w:t>
        </w:r>
        <w:r w:rsidR="00A8597B">
          <w:t>.</w:t>
        </w:r>
      </w:ins>
    </w:p>
    <w:p w14:paraId="477EDFC7" w14:textId="4E4D2643" w:rsidR="005B7F08" w:rsidRDefault="000A45DD" w:rsidP="005B7F08">
      <w:pPr>
        <w:rPr>
          <w:ins w:id="249" w:author="Kumar, Ashish" w:date="2019-07-03T11:06:00Z"/>
        </w:rPr>
      </w:pPr>
      <w:ins w:id="250" w:author="Kumar, Ashish" w:date="2019-07-03T11:01:00Z">
        <w:r>
          <w:t xml:space="preserve">A large Financial Services organization implemented Cybersecurity Analytics to </w:t>
        </w:r>
      </w:ins>
      <w:ins w:id="251" w:author="Kumar, Ashish" w:date="2019-07-03T11:04:00Z">
        <w:r>
          <w:t xml:space="preserve">identify </w:t>
        </w:r>
        <w:r w:rsidR="000B5FC9">
          <w:t xml:space="preserve">cyber threats in their operational network by detecting </w:t>
        </w:r>
      </w:ins>
      <w:ins w:id="252" w:author="Kumar, Ashish" w:date="2019-07-03T11:05:00Z">
        <w:r w:rsidR="000B5FC9">
          <w:t xml:space="preserve">network hacks, zombie reboots, RDP hacking etc. </w:t>
        </w:r>
      </w:ins>
      <w:ins w:id="253" w:author="Kumar, Ashish" w:date="2019-07-03T10:53:00Z">
        <w:r w:rsidR="00A8597B">
          <w:t xml:space="preserve"> </w:t>
        </w:r>
      </w:ins>
    </w:p>
    <w:p w14:paraId="46A25259" w14:textId="3F90A5EE" w:rsidR="000B5FC9" w:rsidRDefault="000B5FC9" w:rsidP="005B7F08">
      <w:pPr>
        <w:rPr>
          <w:ins w:id="254" w:author="Kumar, Ashish" w:date="2019-07-03T11:15:00Z"/>
        </w:rPr>
      </w:pPr>
      <w:ins w:id="255" w:author="Kumar, Ashish" w:date="2019-07-03T11:09:00Z">
        <w:r>
          <w:t>In order to establish this Cybersecurity Analytics, network related data was captured over 90 days period. These data-sets included</w:t>
        </w:r>
      </w:ins>
      <w:ins w:id="256" w:author="Kumar, Ashish" w:date="2019-07-03T11:11:00Z">
        <w:r>
          <w:t xml:space="preserve"> network connection logs, http logs, dhcp logs, smtp logs, netflow information, packet capture (pcap) </w:t>
        </w:r>
      </w:ins>
      <w:ins w:id="257" w:author="Kumar, Ashish" w:date="2019-07-03T12:37:00Z">
        <w:r w:rsidR="0077516B">
          <w:t xml:space="preserve">data </w:t>
        </w:r>
      </w:ins>
      <w:ins w:id="258" w:author="Kumar, Ashish" w:date="2019-07-03T11:11:00Z">
        <w:r>
          <w:t xml:space="preserve">from the operational network. </w:t>
        </w:r>
      </w:ins>
      <w:ins w:id="259" w:author="Kumar, Ashish" w:date="2019-07-03T11:19:00Z">
        <w:r w:rsidR="001118A7">
          <w:t>Historical</w:t>
        </w:r>
      </w:ins>
      <w:ins w:id="260" w:author="Kumar, Ashish" w:date="2019-07-03T11:17:00Z">
        <w:r w:rsidR="001118A7">
          <w:t xml:space="preserve"> infrastructure operational data was also available </w:t>
        </w:r>
      </w:ins>
      <w:ins w:id="261" w:author="Kumar, Ashish" w:date="2019-07-03T11:19:00Z">
        <w:r w:rsidR="001118A7">
          <w:t xml:space="preserve">in existing Hadoop based Data Lake. </w:t>
        </w:r>
      </w:ins>
    </w:p>
    <w:p w14:paraId="76285282" w14:textId="330412B9" w:rsidR="001118A7" w:rsidRDefault="001118A7">
      <w:pPr>
        <w:jc w:val="center"/>
        <w:rPr>
          <w:ins w:id="262" w:author="Kumar, Ashish" w:date="2019-07-03T11:20:00Z"/>
        </w:rPr>
        <w:pPrChange w:id="263" w:author="Kumar, Ashish" w:date="2019-07-03T11:16:00Z">
          <w:pPr/>
        </w:pPrChange>
      </w:pPr>
      <w:ins w:id="264" w:author="Kumar, Ashish" w:date="2019-07-03T11:15:00Z">
        <w:r>
          <w:rPr>
            <w:noProof/>
            <w:lang w:eastAsia="en-GB"/>
          </w:rPr>
          <w:lastRenderedPageBreak/>
          <w:drawing>
            <wp:inline distT="0" distB="0" distL="0" distR="0" wp14:anchorId="3E4EFFAD" wp14:editId="60985048">
              <wp:extent cx="5161717" cy="35147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2737" cy="3542657"/>
                      </a:xfrm>
                      <a:prstGeom prst="rect">
                        <a:avLst/>
                      </a:prstGeom>
                    </pic:spPr>
                  </pic:pic>
                </a:graphicData>
              </a:graphic>
            </wp:inline>
          </w:drawing>
        </w:r>
      </w:ins>
    </w:p>
    <w:p w14:paraId="2A05A558" w14:textId="77777777" w:rsidR="001118A7" w:rsidRDefault="001118A7">
      <w:pPr>
        <w:jc w:val="center"/>
        <w:rPr>
          <w:ins w:id="265" w:author="Kumar, Ashish" w:date="2019-07-03T11:20:00Z"/>
        </w:rPr>
        <w:pPrChange w:id="266" w:author="Kumar, Ashish" w:date="2019-07-03T11:16:00Z">
          <w:pPr/>
        </w:pPrChange>
      </w:pPr>
    </w:p>
    <w:p w14:paraId="735309B3" w14:textId="77777777" w:rsidR="009D1B00" w:rsidRDefault="001118A7">
      <w:pPr>
        <w:rPr>
          <w:ins w:id="267" w:author="Kumar, Ashish" w:date="2019-07-20T12:06:00Z"/>
        </w:rPr>
      </w:pPr>
      <w:ins w:id="268" w:author="Kumar, Ashish" w:date="2019-07-03T11:20:00Z">
        <w:r>
          <w:t xml:space="preserve">First challenge was to integrate all this data. </w:t>
        </w:r>
      </w:ins>
      <w:ins w:id="269" w:author="Kumar, Ashish" w:date="2019-07-03T11:23:00Z">
        <w:r>
          <w:t xml:space="preserve">This was achieved by </w:t>
        </w:r>
      </w:ins>
      <w:ins w:id="270" w:author="Kumar, Ashish" w:date="2019-07-03T11:26:00Z">
        <w:r w:rsidR="00D20A59">
          <w:t>aggregating</w:t>
        </w:r>
      </w:ins>
      <w:ins w:id="271" w:author="Kumar, Ashish" w:date="2019-07-03T11:23:00Z">
        <w:r>
          <w:t xml:space="preserve"> all the data from these multiple sources into large memory </w:t>
        </w:r>
      </w:ins>
      <w:ins w:id="272" w:author="Kumar, Ashish" w:date="2019-07-03T11:25:00Z">
        <w:r>
          <w:t>infrastructure</w:t>
        </w:r>
      </w:ins>
      <w:ins w:id="273" w:author="Kumar, Ashish" w:date="2019-07-03T11:23:00Z">
        <w:r>
          <w:t xml:space="preserve"> </w:t>
        </w:r>
      </w:ins>
      <w:ins w:id="274" w:author="Kumar, Ashish" w:date="2019-07-03T11:25:00Z">
        <w:r w:rsidR="00D20A59">
          <w:t>hosting terabytes of data</w:t>
        </w:r>
      </w:ins>
      <w:ins w:id="275" w:author="Kumar, Ashish" w:date="2019-07-03T11:26:00Z">
        <w:r w:rsidR="00D20A59">
          <w:t>.</w:t>
        </w:r>
      </w:ins>
    </w:p>
    <w:p w14:paraId="4075671E" w14:textId="77777777" w:rsidR="009D1B00" w:rsidRDefault="00D20A59">
      <w:pPr>
        <w:rPr>
          <w:ins w:id="276" w:author="Kumar, Ashish" w:date="2019-07-20T12:08:00Z"/>
        </w:rPr>
      </w:pPr>
      <w:ins w:id="277" w:author="Kumar, Ashish" w:date="2019-07-03T11:29:00Z">
        <w:r>
          <w:t xml:space="preserve">Subsequently, </w:t>
        </w:r>
      </w:ins>
      <w:ins w:id="278" w:author="Kumar, Ashish" w:date="2019-07-03T11:31:00Z">
        <w:r>
          <w:t xml:space="preserve">aggregated data was transformed </w:t>
        </w:r>
      </w:ins>
      <w:ins w:id="279" w:author="Kumar, Ashish" w:date="2019-07-03T11:32:00Z">
        <w:r>
          <w:t xml:space="preserve">into a Graph Data Model and a network graph was built to represent these network entities. </w:t>
        </w:r>
      </w:ins>
      <w:ins w:id="280" w:author="Kumar, Ashish" w:date="2019-07-03T11:33:00Z">
        <w:r w:rsidR="0077516B">
          <w:t>Size</w:t>
        </w:r>
        <w:r>
          <w:t xml:space="preserve"> of network graph </w:t>
        </w:r>
      </w:ins>
      <w:ins w:id="281" w:author="Kumar, Ashish" w:date="2019-07-03T11:34:00Z">
        <w:r>
          <w:t>included 20 Billion Graph edges</w:t>
        </w:r>
      </w:ins>
      <w:ins w:id="282" w:author="Kumar, Ashish" w:date="2019-07-03T11:35:00Z">
        <w:r>
          <w:t xml:space="preserve"> </w:t>
        </w:r>
      </w:ins>
      <w:ins w:id="283" w:author="Kumar, Ashish" w:date="2019-07-03T11:36:00Z">
        <w:r>
          <w:t xml:space="preserve">     (</w:t>
        </w:r>
      </w:ins>
      <w:ins w:id="284" w:author="Kumar, Ashish" w:date="2019-07-03T11:35:00Z">
        <w:r>
          <w:t xml:space="preserve">17.9 Billion Netflow Edges and </w:t>
        </w:r>
      </w:ins>
      <w:ins w:id="285" w:author="Kumar, Ashish" w:date="2019-07-03T11:36:00Z">
        <w:r>
          <w:t>1.5 Billion log edges)</w:t>
        </w:r>
      </w:ins>
      <w:ins w:id="286" w:author="Kumar, Ashish" w:date="2019-07-03T11:35:00Z">
        <w:r>
          <w:t xml:space="preserve"> and 21</w:t>
        </w:r>
        <w:r w:rsidR="00B05C50">
          <w:t xml:space="preserve">2 billion graph edge properties against 3TB of input data from network. </w:t>
        </w:r>
      </w:ins>
    </w:p>
    <w:p w14:paraId="0777BB63" w14:textId="7F3A4F4D" w:rsidR="00B05C50" w:rsidRDefault="009D1B00">
      <w:pPr>
        <w:rPr>
          <w:ins w:id="287" w:author="Kumar, Ashish" w:date="2019-07-03T11:35:00Z"/>
        </w:rPr>
      </w:pPr>
      <w:ins w:id="288" w:author="Kumar, Ashish" w:date="2019-07-20T12:07:00Z">
        <w:r>
          <w:t xml:space="preserve">In order to build such network graph, an enterprise software product was </w:t>
        </w:r>
      </w:ins>
      <w:ins w:id="289" w:author="Kumar, Ashish" w:date="2019-07-20T12:08:00Z">
        <w:r>
          <w:t>implemented in HPE Superdome Flex</w:t>
        </w:r>
      </w:ins>
      <w:ins w:id="290" w:author="Kumar, Ashish" w:date="2019-07-20T12:09:00Z">
        <w:r>
          <w:t xml:space="preserve"> large memory environment to read the input data from multiple data sources</w:t>
        </w:r>
      </w:ins>
      <w:ins w:id="291" w:author="Kumar, Ashish" w:date="2019-07-20T12:11:00Z">
        <w:r w:rsidR="00BA60C4">
          <w:t xml:space="preserve"> as highlighted above</w:t>
        </w:r>
      </w:ins>
      <w:ins w:id="292" w:author="Kumar, Ashish" w:date="2019-07-20T12:09:00Z">
        <w:r>
          <w:t xml:space="preserve"> and the tool generated a powerful network graph with billions of edges</w:t>
        </w:r>
      </w:ins>
      <w:ins w:id="293" w:author="Kumar, Ashish" w:date="2019-07-20T12:10:00Z">
        <w:r>
          <w:t xml:space="preserve"> and edge properties. </w:t>
        </w:r>
      </w:ins>
      <w:ins w:id="294" w:author="Kumar, Ashish" w:date="2019-07-20T12:08:00Z">
        <w:r>
          <w:t xml:space="preserve"> </w:t>
        </w:r>
      </w:ins>
    </w:p>
    <w:p w14:paraId="2BBDD4A6" w14:textId="7D55A944" w:rsidR="00B05C50" w:rsidRDefault="00B05C50">
      <w:pPr>
        <w:rPr>
          <w:ins w:id="295" w:author="Kumar, Ashish" w:date="2019-07-03T11:46:00Z"/>
        </w:rPr>
      </w:pPr>
      <w:ins w:id="296" w:author="Kumar, Ashish" w:date="2019-07-03T11:37:00Z">
        <w:r>
          <w:t xml:space="preserve">Finally, </w:t>
        </w:r>
      </w:ins>
      <w:ins w:id="297" w:author="Kumar, Ashish" w:date="2019-07-03T11:40:00Z">
        <w:r>
          <w:t xml:space="preserve">pattern matching operation was performed to detect anomalies. </w:t>
        </w:r>
      </w:ins>
      <w:ins w:id="298" w:author="Kumar, Ashish" w:date="2019-07-03T11:41:00Z">
        <w:r>
          <w:t xml:space="preserve">This was achieved by developing complex pattern matching queries. Query response time was measured with deployed in-memory graph and compared against scale-out cluster based deployment and </w:t>
        </w:r>
      </w:ins>
      <w:ins w:id="299" w:author="Kumar, Ashish" w:date="2019-07-03T11:44:00Z">
        <w:r>
          <w:t xml:space="preserve">results indicated 1000x performance improvement. </w:t>
        </w:r>
      </w:ins>
    </w:p>
    <w:p w14:paraId="5A4B82A6" w14:textId="2E71055C" w:rsidR="00B05C50" w:rsidRDefault="00B05C50">
      <w:pPr>
        <w:jc w:val="center"/>
        <w:rPr>
          <w:ins w:id="300" w:author="Kumar, Ashish" w:date="2019-07-03T11:46:00Z"/>
        </w:rPr>
        <w:pPrChange w:id="301" w:author="Kumar, Ashish" w:date="2019-07-03T11:46:00Z">
          <w:pPr/>
        </w:pPrChange>
      </w:pPr>
      <w:ins w:id="302" w:author="Kumar, Ashish" w:date="2019-07-03T11:46:00Z">
        <w:r>
          <w:rPr>
            <w:noProof/>
            <w:lang w:eastAsia="en-GB"/>
          </w:rPr>
          <w:drawing>
            <wp:inline distT="0" distB="0" distL="0" distR="0" wp14:anchorId="40E7558A" wp14:editId="405CADD1">
              <wp:extent cx="3336823" cy="1935726"/>
              <wp:effectExtent l="0" t="0" r="16510" b="762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ins>
    </w:p>
    <w:p w14:paraId="2CEF5321" w14:textId="77777777" w:rsidR="00B05C50" w:rsidRDefault="00B05C50">
      <w:pPr>
        <w:rPr>
          <w:ins w:id="303" w:author="Kumar, Ashish" w:date="2019-07-03T11:44:00Z"/>
        </w:rPr>
      </w:pPr>
    </w:p>
    <w:p w14:paraId="0048F4A2" w14:textId="592C03CA" w:rsidR="00D20A59" w:rsidRDefault="00D20A59">
      <w:pPr>
        <w:rPr>
          <w:ins w:id="304" w:author="Kumar, Ashish" w:date="2019-07-03T11:28:00Z"/>
        </w:rPr>
      </w:pPr>
      <w:ins w:id="305" w:author="Kumar, Ashish" w:date="2019-07-03T11:35:00Z">
        <w:r>
          <w:t xml:space="preserve"> </w:t>
        </w:r>
      </w:ins>
      <w:ins w:id="306" w:author="Kumar, Ashish" w:date="2019-07-03T11:33:00Z">
        <w:r>
          <w:tab/>
        </w:r>
      </w:ins>
    </w:p>
    <w:p w14:paraId="23074A95" w14:textId="32E467E2" w:rsidR="001118A7" w:rsidDel="006E41B7" w:rsidRDefault="001118A7">
      <w:pPr>
        <w:rPr>
          <w:del w:id="307" w:author="Kumar, Ashish" w:date="2019-07-03T11:47:00Z"/>
        </w:rPr>
      </w:pPr>
    </w:p>
    <w:p w14:paraId="695BB786" w14:textId="7F722616" w:rsidR="00E17F93" w:rsidDel="006E41B7" w:rsidRDefault="00E17F93" w:rsidP="005B7F08">
      <w:pPr>
        <w:rPr>
          <w:del w:id="308" w:author="Kumar, Ashish" w:date="2019-07-03T11:47:00Z"/>
        </w:rPr>
      </w:pPr>
    </w:p>
    <w:p w14:paraId="7E9C6E89" w14:textId="209EE2F8" w:rsidR="00E17F93" w:rsidDel="006E41B7" w:rsidRDefault="00E17F93" w:rsidP="005B7F08">
      <w:pPr>
        <w:rPr>
          <w:del w:id="309" w:author="Kumar, Ashish" w:date="2019-07-03T11:47:00Z"/>
        </w:rPr>
      </w:pPr>
      <w:del w:id="310" w:author="Kumar, Ashish" w:date="2019-07-03T11:47:00Z">
        <w:r w:rsidDel="006E41B7">
          <w:delText>Some typical examples of scale-up deployments of few early customers are illustrated below</w:delText>
        </w:r>
      </w:del>
    </w:p>
    <w:tbl>
      <w:tblPr>
        <w:tblStyle w:val="TableGrid"/>
        <w:tblW w:w="0" w:type="auto"/>
        <w:jc w:val="center"/>
        <w:tblLook w:val="04A0" w:firstRow="1" w:lastRow="0" w:firstColumn="1" w:lastColumn="0" w:noHBand="0" w:noVBand="1"/>
        <w:tblPrChange w:id="311" w:author="Kumar, Ashish" w:date="2019-07-02T17:03:00Z">
          <w:tblPr>
            <w:tblStyle w:val="TableGrid"/>
            <w:tblW w:w="0" w:type="auto"/>
            <w:jc w:val="center"/>
            <w:tblLook w:val="04A0" w:firstRow="1" w:lastRow="0" w:firstColumn="1" w:lastColumn="0" w:noHBand="0" w:noVBand="1"/>
          </w:tblPr>
        </w:tblPrChange>
      </w:tblPr>
      <w:tblGrid>
        <w:gridCol w:w="2592"/>
        <w:gridCol w:w="2047"/>
        <w:gridCol w:w="2048"/>
        <w:tblGridChange w:id="312">
          <w:tblGrid>
            <w:gridCol w:w="2047"/>
            <w:gridCol w:w="2047"/>
            <w:gridCol w:w="2048"/>
          </w:tblGrid>
        </w:tblGridChange>
      </w:tblGrid>
      <w:tr w:rsidR="00E17F93" w:rsidDel="006E41B7" w14:paraId="01F9BEE6" w14:textId="095408C6" w:rsidTr="00A01740">
        <w:trPr>
          <w:trHeight w:val="194"/>
          <w:jc w:val="center"/>
          <w:del w:id="313" w:author="Kumar, Ashish" w:date="2019-07-03T11:47:00Z"/>
          <w:trPrChange w:id="314" w:author="Kumar, Ashish" w:date="2019-07-02T17:03:00Z">
            <w:trPr>
              <w:trHeight w:val="194"/>
              <w:jc w:val="center"/>
            </w:trPr>
          </w:trPrChange>
        </w:trPr>
        <w:tc>
          <w:tcPr>
            <w:tcW w:w="2592" w:type="dxa"/>
            <w:shd w:val="clear" w:color="auto" w:fill="92D050"/>
            <w:tcPrChange w:id="315" w:author="Kumar, Ashish" w:date="2019-07-02T17:03:00Z">
              <w:tcPr>
                <w:tcW w:w="2047" w:type="dxa"/>
                <w:shd w:val="clear" w:color="auto" w:fill="92D050"/>
              </w:tcPr>
            </w:tcPrChange>
          </w:tcPr>
          <w:p w14:paraId="52497C53" w14:textId="4DA9B372" w:rsidR="00E17F93" w:rsidRPr="00E17F93" w:rsidDel="006E41B7" w:rsidRDefault="00E17F93" w:rsidP="000E3B6D">
            <w:pPr>
              <w:jc w:val="center"/>
              <w:rPr>
                <w:del w:id="316" w:author="Kumar, Ashish" w:date="2019-07-03T11:47:00Z"/>
                <w:b/>
              </w:rPr>
            </w:pPr>
            <w:commentRangeStart w:id="317"/>
            <w:del w:id="318" w:author="Kumar, Ashish" w:date="2019-07-03T11:47:00Z">
              <w:r w:rsidRPr="00E17F93" w:rsidDel="006E41B7">
                <w:rPr>
                  <w:b/>
                </w:rPr>
                <w:delText>Sites</w:delText>
              </w:r>
              <w:commentRangeEnd w:id="317"/>
              <w:r w:rsidR="001914E6" w:rsidDel="006E41B7">
                <w:rPr>
                  <w:rStyle w:val="CommentReference"/>
                </w:rPr>
                <w:commentReference w:id="317"/>
              </w:r>
            </w:del>
          </w:p>
        </w:tc>
        <w:tc>
          <w:tcPr>
            <w:tcW w:w="2047" w:type="dxa"/>
            <w:shd w:val="clear" w:color="auto" w:fill="92D050"/>
            <w:tcPrChange w:id="319" w:author="Kumar, Ashish" w:date="2019-07-02T17:03:00Z">
              <w:tcPr>
                <w:tcW w:w="2047" w:type="dxa"/>
                <w:shd w:val="clear" w:color="auto" w:fill="92D050"/>
              </w:tcPr>
            </w:tcPrChange>
          </w:tcPr>
          <w:p w14:paraId="68334E0C" w14:textId="35455F43" w:rsidR="00E17F93" w:rsidRPr="00E17F93" w:rsidDel="006E41B7" w:rsidRDefault="00E17F93" w:rsidP="000E3B6D">
            <w:pPr>
              <w:jc w:val="center"/>
              <w:rPr>
                <w:del w:id="320" w:author="Kumar, Ashish" w:date="2019-07-03T11:47:00Z"/>
                <w:b/>
              </w:rPr>
            </w:pPr>
            <w:del w:id="321" w:author="Kumar, Ashish" w:date="2019-07-03T11:47:00Z">
              <w:r w:rsidRPr="00E17F93" w:rsidDel="006E41B7">
                <w:rPr>
                  <w:b/>
                </w:rPr>
                <w:delText>Cores</w:delText>
              </w:r>
            </w:del>
          </w:p>
        </w:tc>
        <w:tc>
          <w:tcPr>
            <w:tcW w:w="2048" w:type="dxa"/>
            <w:shd w:val="clear" w:color="auto" w:fill="92D050"/>
            <w:tcPrChange w:id="322" w:author="Kumar, Ashish" w:date="2019-07-02T17:03:00Z">
              <w:tcPr>
                <w:tcW w:w="2048" w:type="dxa"/>
                <w:shd w:val="clear" w:color="auto" w:fill="92D050"/>
              </w:tcPr>
            </w:tcPrChange>
          </w:tcPr>
          <w:p w14:paraId="134610A8" w14:textId="43615DB0" w:rsidR="00E17F93" w:rsidRPr="00E17F93" w:rsidDel="006E41B7" w:rsidRDefault="00E17F93" w:rsidP="000E3B6D">
            <w:pPr>
              <w:jc w:val="center"/>
              <w:rPr>
                <w:del w:id="323" w:author="Kumar, Ashish" w:date="2019-07-03T11:47:00Z"/>
                <w:b/>
              </w:rPr>
            </w:pPr>
            <w:del w:id="324" w:author="Kumar, Ashish" w:date="2019-07-03T11:47:00Z">
              <w:r w:rsidRPr="00E17F93" w:rsidDel="006E41B7">
                <w:rPr>
                  <w:b/>
                </w:rPr>
                <w:delText>Memory</w:delText>
              </w:r>
            </w:del>
          </w:p>
        </w:tc>
      </w:tr>
      <w:tr w:rsidR="00E17F93" w:rsidDel="006E41B7" w14:paraId="3085B5FA" w14:textId="2747F69C" w:rsidTr="00A01740">
        <w:trPr>
          <w:trHeight w:val="194"/>
          <w:jc w:val="center"/>
          <w:del w:id="325" w:author="Kumar, Ashish" w:date="2019-07-03T11:47:00Z"/>
          <w:trPrChange w:id="326" w:author="Kumar, Ashish" w:date="2019-07-02T17:03:00Z">
            <w:trPr>
              <w:trHeight w:val="194"/>
              <w:jc w:val="center"/>
            </w:trPr>
          </w:trPrChange>
        </w:trPr>
        <w:tc>
          <w:tcPr>
            <w:tcW w:w="2592" w:type="dxa"/>
            <w:tcPrChange w:id="327" w:author="Kumar, Ashish" w:date="2019-07-02T17:03:00Z">
              <w:tcPr>
                <w:tcW w:w="2047" w:type="dxa"/>
              </w:tcPr>
            </w:tcPrChange>
          </w:tcPr>
          <w:p w14:paraId="651D2411" w14:textId="1A51BD60" w:rsidR="00E17F93" w:rsidDel="006E41B7" w:rsidRDefault="00E17F93" w:rsidP="000E3B6D">
            <w:pPr>
              <w:jc w:val="center"/>
              <w:rPr>
                <w:del w:id="328" w:author="Kumar, Ashish" w:date="2019-07-03T11:47:00Z"/>
              </w:rPr>
            </w:pPr>
            <w:commentRangeStart w:id="329"/>
            <w:del w:id="330" w:author="Kumar, Ashish" w:date="2019-07-02T17:03:00Z">
              <w:r w:rsidDel="00A01740">
                <w:delText>U.S. Postal Systems</w:delText>
              </w:r>
              <w:commentRangeEnd w:id="329"/>
              <w:r w:rsidR="00026519" w:rsidDel="00A01740">
                <w:rPr>
                  <w:rStyle w:val="CommentReference"/>
                </w:rPr>
                <w:commentReference w:id="329"/>
              </w:r>
            </w:del>
          </w:p>
        </w:tc>
        <w:tc>
          <w:tcPr>
            <w:tcW w:w="2047" w:type="dxa"/>
            <w:tcPrChange w:id="331" w:author="Kumar, Ashish" w:date="2019-07-02T17:03:00Z">
              <w:tcPr>
                <w:tcW w:w="2047" w:type="dxa"/>
              </w:tcPr>
            </w:tcPrChange>
          </w:tcPr>
          <w:p w14:paraId="29FD87F5" w14:textId="2AA9FDA5" w:rsidR="00E17F93" w:rsidDel="006E41B7" w:rsidRDefault="00E17F93" w:rsidP="000E3B6D">
            <w:pPr>
              <w:jc w:val="center"/>
              <w:rPr>
                <w:del w:id="332" w:author="Kumar, Ashish" w:date="2019-07-03T11:47:00Z"/>
              </w:rPr>
            </w:pPr>
            <w:commentRangeStart w:id="333"/>
            <w:del w:id="334" w:author="Kumar, Ashish" w:date="2019-07-03T11:47:00Z">
              <w:r w:rsidDel="006E41B7">
                <w:delText>3328</w:delText>
              </w:r>
              <w:commentRangeEnd w:id="333"/>
              <w:r w:rsidR="00026519" w:rsidDel="006E41B7">
                <w:rPr>
                  <w:rStyle w:val="CommentReference"/>
                </w:rPr>
                <w:commentReference w:id="333"/>
              </w:r>
            </w:del>
          </w:p>
        </w:tc>
        <w:tc>
          <w:tcPr>
            <w:tcW w:w="2048" w:type="dxa"/>
            <w:tcPrChange w:id="335" w:author="Kumar, Ashish" w:date="2019-07-02T17:03:00Z">
              <w:tcPr>
                <w:tcW w:w="2048" w:type="dxa"/>
              </w:tcPr>
            </w:tcPrChange>
          </w:tcPr>
          <w:p w14:paraId="7E557C12" w14:textId="48B6C8F3" w:rsidR="00E17F93" w:rsidDel="006E41B7" w:rsidRDefault="00E17F93" w:rsidP="000E3B6D">
            <w:pPr>
              <w:jc w:val="center"/>
              <w:rPr>
                <w:del w:id="336" w:author="Kumar, Ashish" w:date="2019-07-03T11:47:00Z"/>
              </w:rPr>
            </w:pPr>
            <w:del w:id="337" w:author="Kumar, Ashish" w:date="2019-07-03T11:47:00Z">
              <w:r w:rsidDel="006E41B7">
                <w:delText>64TB</w:delText>
              </w:r>
            </w:del>
          </w:p>
        </w:tc>
      </w:tr>
      <w:tr w:rsidR="00E17F93" w:rsidDel="006E41B7" w14:paraId="1319AC0D" w14:textId="2E465F1A" w:rsidTr="00A01740">
        <w:trPr>
          <w:trHeight w:val="194"/>
          <w:jc w:val="center"/>
          <w:del w:id="338" w:author="Kumar, Ashish" w:date="2019-07-03T11:47:00Z"/>
          <w:trPrChange w:id="339" w:author="Kumar, Ashish" w:date="2019-07-02T17:03:00Z">
            <w:trPr>
              <w:trHeight w:val="194"/>
              <w:jc w:val="center"/>
            </w:trPr>
          </w:trPrChange>
        </w:trPr>
        <w:tc>
          <w:tcPr>
            <w:tcW w:w="2592" w:type="dxa"/>
            <w:tcPrChange w:id="340" w:author="Kumar, Ashish" w:date="2019-07-02T17:03:00Z">
              <w:tcPr>
                <w:tcW w:w="2047" w:type="dxa"/>
              </w:tcPr>
            </w:tcPrChange>
          </w:tcPr>
          <w:p w14:paraId="14A2FFFB" w14:textId="5582FF1F" w:rsidR="00E17F93" w:rsidDel="006E41B7" w:rsidRDefault="00E17F93" w:rsidP="000E3B6D">
            <w:pPr>
              <w:jc w:val="center"/>
              <w:rPr>
                <w:del w:id="341" w:author="Kumar, Ashish" w:date="2019-07-03T11:47:00Z"/>
              </w:rPr>
            </w:pPr>
            <w:del w:id="342" w:author="Kumar, Ashish" w:date="2019-07-02T17:03:00Z">
              <w:r w:rsidDel="00A01740">
                <w:delText>Paypal</w:delText>
              </w:r>
            </w:del>
          </w:p>
        </w:tc>
        <w:tc>
          <w:tcPr>
            <w:tcW w:w="2047" w:type="dxa"/>
            <w:tcPrChange w:id="343" w:author="Kumar, Ashish" w:date="2019-07-02T17:03:00Z">
              <w:tcPr>
                <w:tcW w:w="2047" w:type="dxa"/>
              </w:tcPr>
            </w:tcPrChange>
          </w:tcPr>
          <w:p w14:paraId="4C42F096" w14:textId="24C1ECDA" w:rsidR="00E17F93" w:rsidDel="006E41B7" w:rsidRDefault="00E17F93" w:rsidP="000E3B6D">
            <w:pPr>
              <w:jc w:val="center"/>
              <w:rPr>
                <w:del w:id="344" w:author="Kumar, Ashish" w:date="2019-07-03T11:47:00Z"/>
              </w:rPr>
            </w:pPr>
            <w:del w:id="345" w:author="Kumar, Ashish" w:date="2019-07-03T11:47:00Z">
              <w:r w:rsidDel="006E41B7">
                <w:delText>756</w:delText>
              </w:r>
            </w:del>
          </w:p>
        </w:tc>
        <w:tc>
          <w:tcPr>
            <w:tcW w:w="2048" w:type="dxa"/>
            <w:tcPrChange w:id="346" w:author="Kumar, Ashish" w:date="2019-07-02T17:03:00Z">
              <w:tcPr>
                <w:tcW w:w="2048" w:type="dxa"/>
              </w:tcPr>
            </w:tcPrChange>
          </w:tcPr>
          <w:p w14:paraId="3F14915E" w14:textId="54A08CCC" w:rsidR="00E17F93" w:rsidDel="006E41B7" w:rsidRDefault="00E17F93" w:rsidP="000E3B6D">
            <w:pPr>
              <w:jc w:val="center"/>
              <w:rPr>
                <w:del w:id="347" w:author="Kumar, Ashish" w:date="2019-07-03T11:47:00Z"/>
              </w:rPr>
            </w:pPr>
            <w:del w:id="348" w:author="Kumar, Ashish" w:date="2019-07-03T11:47:00Z">
              <w:r w:rsidDel="006E41B7">
                <w:delText>48TB</w:delText>
              </w:r>
            </w:del>
          </w:p>
        </w:tc>
      </w:tr>
      <w:tr w:rsidR="00E17F93" w:rsidDel="006E41B7" w14:paraId="10D05D6C" w14:textId="5456AA73" w:rsidTr="00A01740">
        <w:trPr>
          <w:trHeight w:val="194"/>
          <w:jc w:val="center"/>
          <w:del w:id="349" w:author="Kumar, Ashish" w:date="2019-07-03T11:47:00Z"/>
          <w:trPrChange w:id="350" w:author="Kumar, Ashish" w:date="2019-07-02T17:03:00Z">
            <w:trPr>
              <w:trHeight w:val="194"/>
              <w:jc w:val="center"/>
            </w:trPr>
          </w:trPrChange>
        </w:trPr>
        <w:tc>
          <w:tcPr>
            <w:tcW w:w="2592" w:type="dxa"/>
            <w:tcPrChange w:id="351" w:author="Kumar, Ashish" w:date="2019-07-02T17:03:00Z">
              <w:tcPr>
                <w:tcW w:w="2047" w:type="dxa"/>
              </w:tcPr>
            </w:tcPrChange>
          </w:tcPr>
          <w:p w14:paraId="5AEA2D96" w14:textId="166C41E2" w:rsidR="00E17F93" w:rsidDel="006E41B7" w:rsidRDefault="00E17F93" w:rsidP="000E3B6D">
            <w:pPr>
              <w:jc w:val="center"/>
              <w:rPr>
                <w:del w:id="352" w:author="Kumar, Ashish" w:date="2019-07-03T11:47:00Z"/>
              </w:rPr>
            </w:pPr>
            <w:commentRangeStart w:id="353"/>
            <w:del w:id="354" w:author="Kumar, Ashish" w:date="2019-07-02T17:03:00Z">
              <w:r w:rsidDel="00A01740">
                <w:delText>EBay</w:delText>
              </w:r>
              <w:commentRangeEnd w:id="353"/>
              <w:r w:rsidR="00026519" w:rsidDel="00A01740">
                <w:rPr>
                  <w:rStyle w:val="CommentReference"/>
                </w:rPr>
                <w:commentReference w:id="353"/>
              </w:r>
            </w:del>
          </w:p>
        </w:tc>
        <w:tc>
          <w:tcPr>
            <w:tcW w:w="2047" w:type="dxa"/>
            <w:tcPrChange w:id="355" w:author="Kumar, Ashish" w:date="2019-07-02T17:03:00Z">
              <w:tcPr>
                <w:tcW w:w="2047" w:type="dxa"/>
              </w:tcPr>
            </w:tcPrChange>
          </w:tcPr>
          <w:p w14:paraId="64E3BC8A" w14:textId="6EABC61A" w:rsidR="00E17F93" w:rsidDel="006E41B7" w:rsidRDefault="00E17F93" w:rsidP="000E3B6D">
            <w:pPr>
              <w:jc w:val="center"/>
              <w:rPr>
                <w:del w:id="356" w:author="Kumar, Ashish" w:date="2019-07-03T11:47:00Z"/>
              </w:rPr>
            </w:pPr>
            <w:del w:id="357" w:author="Kumar, Ashish" w:date="2019-07-03T11:47:00Z">
              <w:r w:rsidDel="006E41B7">
                <w:delText>120</w:delText>
              </w:r>
            </w:del>
          </w:p>
        </w:tc>
        <w:tc>
          <w:tcPr>
            <w:tcW w:w="2048" w:type="dxa"/>
            <w:tcPrChange w:id="358" w:author="Kumar, Ashish" w:date="2019-07-02T17:03:00Z">
              <w:tcPr>
                <w:tcW w:w="2048" w:type="dxa"/>
              </w:tcPr>
            </w:tcPrChange>
          </w:tcPr>
          <w:p w14:paraId="0FC4ED4D" w14:textId="60706EC7" w:rsidR="00E17F93" w:rsidDel="006E41B7" w:rsidRDefault="00E17F93" w:rsidP="000E3B6D">
            <w:pPr>
              <w:jc w:val="center"/>
              <w:rPr>
                <w:del w:id="359" w:author="Kumar, Ashish" w:date="2019-07-03T11:47:00Z"/>
              </w:rPr>
            </w:pPr>
            <w:del w:id="360" w:author="Kumar, Ashish" w:date="2019-07-03T11:47:00Z">
              <w:r w:rsidDel="006E41B7">
                <w:delText>6TB</w:delText>
              </w:r>
            </w:del>
          </w:p>
        </w:tc>
      </w:tr>
    </w:tbl>
    <w:p w14:paraId="249C9F6D" w14:textId="2EA91222" w:rsidR="00E17F93" w:rsidDel="00C51340" w:rsidRDefault="00E17F93" w:rsidP="005B7F08">
      <w:pPr>
        <w:rPr>
          <w:del w:id="361" w:author="Kumar, Ashish" w:date="2019-07-02T17:04:00Z"/>
        </w:rPr>
      </w:pPr>
    </w:p>
    <w:p w14:paraId="279CCC00" w14:textId="240DE6BD" w:rsidR="005B7F08" w:rsidDel="006E41B7" w:rsidRDefault="00A76DA8" w:rsidP="005B7F08">
      <w:pPr>
        <w:rPr>
          <w:del w:id="362" w:author="Kumar, Ashish" w:date="2019-07-03T11:47:00Z"/>
        </w:rPr>
      </w:pPr>
      <w:del w:id="363" w:author="Kumar, Ashish" w:date="2019-07-03T11:47:00Z">
        <w:r w:rsidDel="006E41B7">
          <w:delText>Here are few customer scenarios</w:delText>
        </w:r>
        <w:r w:rsidR="005B7F08" w:rsidDel="006E41B7">
          <w:delText xml:space="preserve"> who have </w:delText>
        </w:r>
        <w:r w:rsidR="00C940B6" w:rsidDel="006E41B7">
          <w:delText>adopted Superdome</w:delText>
        </w:r>
        <w:r w:rsidDel="006E41B7">
          <w:delText xml:space="preserve"> Flex based In-Memory Analytics and benefitted from Memory</w:delText>
        </w:r>
      </w:del>
      <w:ins w:id="364" w:author="Gibbs, Bret" w:date="2019-06-28T10:17:00Z">
        <w:del w:id="365" w:author="Kumar, Ashish" w:date="2019-07-03T11:47:00Z">
          <w:r w:rsidR="001914E6" w:rsidDel="006E41B7">
            <w:delText>-</w:delText>
          </w:r>
        </w:del>
      </w:ins>
      <w:del w:id="366" w:author="Kumar, Ashish" w:date="2019-07-03T11:47:00Z">
        <w:r w:rsidDel="006E41B7">
          <w:delText xml:space="preserve"> Driven Computing for Analytics deployments. </w:delText>
        </w:r>
      </w:del>
    </w:p>
    <w:p w14:paraId="454AE6B4" w14:textId="3C9A689E" w:rsidR="005B7F08" w:rsidRPr="00A76DA8" w:rsidDel="006E41B7" w:rsidRDefault="005B7F08" w:rsidP="005B7F08">
      <w:pPr>
        <w:pStyle w:val="ListParagraph"/>
        <w:numPr>
          <w:ilvl w:val="0"/>
          <w:numId w:val="3"/>
        </w:numPr>
        <w:rPr>
          <w:del w:id="367" w:author="Kumar, Ashish" w:date="2019-07-03T11:47:00Z"/>
          <w:i/>
          <w:sz w:val="18"/>
        </w:rPr>
      </w:pPr>
      <w:commentRangeStart w:id="368"/>
      <w:del w:id="369" w:author="Kumar, Ashish" w:date="2019-07-03T11:47:00Z">
        <w:r w:rsidRPr="00A76DA8" w:rsidDel="006E41B7">
          <w:rPr>
            <w:i/>
            <w:sz w:val="18"/>
          </w:rPr>
          <w:delText xml:space="preserve">Derive In-Memory Analytics 15x faster compared to traditional deployment of vanilla Apache Spark </w:delText>
        </w:r>
      </w:del>
    </w:p>
    <w:p w14:paraId="658164E6" w14:textId="311CE2DA" w:rsidR="005B7F08" w:rsidRPr="00A76DA8" w:rsidDel="006E41B7" w:rsidRDefault="005B7F08" w:rsidP="005B7F08">
      <w:pPr>
        <w:pStyle w:val="ListParagraph"/>
        <w:numPr>
          <w:ilvl w:val="0"/>
          <w:numId w:val="3"/>
        </w:numPr>
        <w:rPr>
          <w:del w:id="370" w:author="Kumar, Ashish" w:date="2019-07-03T11:47:00Z"/>
          <w:i/>
          <w:sz w:val="18"/>
        </w:rPr>
      </w:pPr>
      <w:del w:id="371" w:author="Kumar, Ashish" w:date="2019-07-03T11:47:00Z">
        <w:r w:rsidRPr="00A76DA8" w:rsidDel="006E41B7">
          <w:rPr>
            <w:i/>
            <w:sz w:val="18"/>
            <w:lang w:val="en-US"/>
          </w:rPr>
          <w:delText>DZNE discovered HPE’s Memory-Driven Computing —and saw unprecedented computational speed improvements of more than 100x</w:delText>
        </w:r>
      </w:del>
    </w:p>
    <w:p w14:paraId="3008BFC5" w14:textId="658F2609" w:rsidR="005B7F08" w:rsidRPr="00A76DA8" w:rsidDel="006E41B7" w:rsidRDefault="005B7F08" w:rsidP="00273BD6">
      <w:pPr>
        <w:pStyle w:val="ListParagraph"/>
        <w:numPr>
          <w:ilvl w:val="0"/>
          <w:numId w:val="3"/>
        </w:numPr>
        <w:rPr>
          <w:del w:id="372" w:author="Kumar, Ashish" w:date="2019-07-03T11:47:00Z"/>
          <w:i/>
          <w:sz w:val="18"/>
        </w:rPr>
      </w:pPr>
      <w:del w:id="373" w:author="Kumar, Ashish" w:date="2019-07-03T11:47:00Z">
        <w:r w:rsidRPr="00A76DA8" w:rsidDel="006E41B7">
          <w:rPr>
            <w:i/>
            <w:sz w:val="18"/>
            <w:lang w:val="en-US"/>
          </w:rPr>
          <w:delText>Graph data inferencing has become 100</w:delText>
        </w:r>
      </w:del>
      <w:ins w:id="374" w:author="Tramack, Steve (Enterprise Solutions)" w:date="2019-06-27T16:20:00Z">
        <w:del w:id="375" w:author="Kumar, Ashish" w:date="2019-07-03T11:47:00Z">
          <w:r w:rsidR="00026519" w:rsidDel="006E41B7">
            <w:rPr>
              <w:i/>
              <w:sz w:val="18"/>
              <w:lang w:val="en-US"/>
            </w:rPr>
            <w:delText>0</w:delText>
          </w:r>
        </w:del>
      </w:ins>
      <w:del w:id="376" w:author="Kumar, Ashish" w:date="2019-07-03T11:47:00Z">
        <w:r w:rsidRPr="00A76DA8" w:rsidDel="006E41B7">
          <w:rPr>
            <w:i/>
            <w:sz w:val="18"/>
            <w:lang w:val="en-US"/>
          </w:rPr>
          <w:delText xml:space="preserve">x faster </w:delText>
        </w:r>
      </w:del>
    </w:p>
    <w:p w14:paraId="5AB1B7D7" w14:textId="0D528C7E" w:rsidR="005B7F08" w:rsidRPr="00A76DA8" w:rsidDel="006E41B7" w:rsidRDefault="00A76DA8" w:rsidP="00273BD6">
      <w:pPr>
        <w:pStyle w:val="ListParagraph"/>
        <w:numPr>
          <w:ilvl w:val="0"/>
          <w:numId w:val="3"/>
        </w:numPr>
        <w:rPr>
          <w:del w:id="377" w:author="Kumar, Ashish" w:date="2019-07-03T11:47:00Z"/>
          <w:i/>
          <w:sz w:val="18"/>
        </w:rPr>
      </w:pPr>
      <w:del w:id="378" w:author="Kumar, Ashish" w:date="2019-07-03T11:47:00Z">
        <w:r w:rsidRPr="00A76DA8" w:rsidDel="006E41B7">
          <w:rPr>
            <w:i/>
            <w:sz w:val="18"/>
            <w:lang w:val="en-US"/>
          </w:rPr>
          <w:delText>Financial modelling with</w:delText>
        </w:r>
        <w:r w:rsidR="005B7F08" w:rsidRPr="00A76DA8" w:rsidDel="006E41B7">
          <w:rPr>
            <w:i/>
            <w:sz w:val="18"/>
            <w:lang w:val="en-US"/>
          </w:rPr>
          <w:delText xml:space="preserve"> Monte Carlo simulations used to predict things like derivatives pricing and portfolio risk management</w:delText>
        </w:r>
        <w:r w:rsidRPr="00A76DA8" w:rsidDel="006E41B7">
          <w:rPr>
            <w:i/>
            <w:sz w:val="18"/>
            <w:lang w:val="en-US"/>
          </w:rPr>
          <w:delText xml:space="preserve"> have become 10000x faster</w:delText>
        </w:r>
        <w:commentRangeEnd w:id="368"/>
        <w:r w:rsidR="00026519" w:rsidDel="006E41B7">
          <w:rPr>
            <w:rStyle w:val="CommentReference"/>
          </w:rPr>
          <w:commentReference w:id="368"/>
        </w:r>
      </w:del>
    </w:p>
    <w:p w14:paraId="6EE693AF" w14:textId="0ACB5200" w:rsidR="001F0557" w:rsidRDefault="001F0557" w:rsidP="005B7F08">
      <w:pPr>
        <w:rPr>
          <w:ins w:id="379" w:author="Kumar, Ashish" w:date="2019-07-09T08:08:00Z"/>
        </w:rPr>
      </w:pPr>
      <w:commentRangeStart w:id="380"/>
      <w:r>
        <w:t xml:space="preserve">Thus, HPE Superdome Flex </w:t>
      </w:r>
      <w:del w:id="381" w:author="Kumar, Ashish" w:date="2019-07-03T12:39:00Z">
        <w:r w:rsidDel="0077516B">
          <w:delText xml:space="preserve">large memory </w:delText>
        </w:r>
      </w:del>
      <w:del w:id="382" w:author="Gibbs, Bret" w:date="2019-06-28T10:17:00Z">
        <w:r w:rsidDel="001914E6">
          <w:delText xml:space="preserve">MDC </w:delText>
        </w:r>
      </w:del>
      <w:ins w:id="383" w:author="Gibbs, Bret" w:date="2019-06-28T10:17:00Z">
        <w:r w:rsidR="001914E6">
          <w:t xml:space="preserve">Memory-Driven Computing </w:t>
        </w:r>
      </w:ins>
      <w:r>
        <w:t xml:space="preserve">infrastructure enables Next-Gen In-Memory Analytics solution for critical use-cases like </w:t>
      </w:r>
      <w:del w:id="384" w:author="Kumar, Ashish" w:date="2019-07-03T11:55:00Z">
        <w:r w:rsidDel="00283569">
          <w:delText xml:space="preserve">Data Warehouse Modernization, </w:delText>
        </w:r>
      </w:del>
      <w:r>
        <w:t>Real-Time Recommendation Engines, Security Analytics</w:t>
      </w:r>
      <w:ins w:id="385" w:author="Kumar, Ashish" w:date="2019-07-03T11:55:00Z">
        <w:r w:rsidR="00283569">
          <w:t xml:space="preserve"> and</w:t>
        </w:r>
      </w:ins>
      <w:del w:id="386" w:author="Kumar, Ashish" w:date="2019-07-03T11:55:00Z">
        <w:r w:rsidDel="00283569">
          <w:delText>,</w:delText>
        </w:r>
      </w:del>
      <w:r>
        <w:t xml:space="preserve"> Fraud Detection </w:t>
      </w:r>
      <w:del w:id="387" w:author="Kumar, Ashish" w:date="2019-07-03T11:55:00Z">
        <w:r w:rsidDel="00283569">
          <w:delText xml:space="preserve">and Master Data Management </w:delText>
        </w:r>
      </w:del>
      <w:r>
        <w:t>across multiple industries.</w:t>
      </w:r>
      <w:commentRangeEnd w:id="380"/>
      <w:r w:rsidR="00026519">
        <w:rPr>
          <w:rStyle w:val="CommentReference"/>
        </w:rPr>
        <w:commentReference w:id="380"/>
      </w:r>
    </w:p>
    <w:p w14:paraId="248F5DB9" w14:textId="77777777" w:rsidR="00133BFD" w:rsidRDefault="00133BFD" w:rsidP="005B7F08"/>
    <w:p w14:paraId="1EBCA5F3" w14:textId="77777777" w:rsidR="00ED4646" w:rsidRPr="004223FF" w:rsidRDefault="00ED4646" w:rsidP="004223FF">
      <w:pPr>
        <w:spacing w:after="0"/>
        <w:rPr>
          <w:b/>
          <w:u w:val="single"/>
        </w:rPr>
      </w:pPr>
      <w:r w:rsidRPr="004223FF">
        <w:rPr>
          <w:b/>
          <w:u w:val="single"/>
        </w:rPr>
        <w:t>References</w:t>
      </w:r>
    </w:p>
    <w:p w14:paraId="709A0AD3" w14:textId="6B9F312A" w:rsidR="00A423BA" w:rsidRDefault="00A423BA" w:rsidP="00ED4646">
      <w:pPr>
        <w:pStyle w:val="NoSpacing"/>
        <w:rPr>
          <w:ins w:id="388" w:author="Kumar, Ashish" w:date="2019-07-03T13:38:00Z"/>
          <w:i/>
          <w:sz w:val="14"/>
        </w:rPr>
      </w:pPr>
      <w:ins w:id="389" w:author="Kumar, Ashish" w:date="2019-07-03T13:37:00Z">
        <w:r>
          <w:rPr>
            <w:i/>
            <w:sz w:val="14"/>
          </w:rPr>
          <w:t>[1] 6-cybersecurity Mega</w:t>
        </w:r>
      </w:ins>
      <w:ins w:id="390" w:author="Kumar, Ashish" w:date="2019-07-03T13:38:00Z">
        <w:r>
          <w:rPr>
            <w:i/>
            <w:sz w:val="14"/>
          </w:rPr>
          <w:t xml:space="preserve"> T</w:t>
        </w:r>
      </w:ins>
      <w:ins w:id="391" w:author="Kumar, Ashish" w:date="2019-07-03T13:37:00Z">
        <w:r>
          <w:rPr>
            <w:i/>
            <w:sz w:val="14"/>
          </w:rPr>
          <w:t>rends</w:t>
        </w:r>
      </w:ins>
    </w:p>
    <w:p w14:paraId="552E0341" w14:textId="40FFADDA" w:rsidR="00A423BA" w:rsidRPr="00274585" w:rsidRDefault="00A423BA" w:rsidP="00ED4646">
      <w:pPr>
        <w:pStyle w:val="NoSpacing"/>
        <w:rPr>
          <w:ins w:id="392" w:author="Kumar, Ashish" w:date="2019-07-03T13:38:00Z"/>
          <w:rStyle w:val="Hyperlink"/>
          <w:i/>
          <w:sz w:val="12"/>
          <w:rPrChange w:id="393" w:author="Kumar, Ashish" w:date="2019-07-20T12:24:00Z">
            <w:rPr>
              <w:ins w:id="394" w:author="Kumar, Ashish" w:date="2019-07-03T13:38:00Z"/>
            </w:rPr>
          </w:rPrChange>
        </w:rPr>
      </w:pPr>
      <w:ins w:id="395" w:author="Kumar, Ashish" w:date="2019-07-03T13:38:00Z">
        <w:r w:rsidRPr="00274585">
          <w:rPr>
            <w:rStyle w:val="Hyperlink"/>
            <w:i/>
            <w:sz w:val="12"/>
            <w:rPrChange w:id="396" w:author="Kumar, Ashish" w:date="2019-07-20T12:24:00Z">
              <w:rPr/>
            </w:rPrChange>
          </w:rPr>
          <w:fldChar w:fldCharType="begin"/>
        </w:r>
        <w:r w:rsidRPr="00274585">
          <w:rPr>
            <w:rStyle w:val="Hyperlink"/>
            <w:i/>
            <w:sz w:val="12"/>
            <w:rPrChange w:id="397" w:author="Kumar, Ashish" w:date="2019-07-20T12:24:00Z">
              <w:rPr/>
            </w:rPrChange>
          </w:rPr>
          <w:instrText xml:space="preserve"> HYPERLINK "https://www.hpe.com/us/en/insights/articles/6-security-megatrends-1905.html" </w:instrText>
        </w:r>
        <w:r w:rsidRPr="00274585">
          <w:rPr>
            <w:rStyle w:val="Hyperlink"/>
            <w:i/>
            <w:sz w:val="12"/>
            <w:rPrChange w:id="398" w:author="Kumar, Ashish" w:date="2019-07-20T12:24:00Z">
              <w:rPr/>
            </w:rPrChange>
          </w:rPr>
          <w:fldChar w:fldCharType="separate"/>
        </w:r>
        <w:r w:rsidRPr="00274585">
          <w:rPr>
            <w:rStyle w:val="Hyperlink"/>
            <w:i/>
            <w:sz w:val="12"/>
            <w:rPrChange w:id="399" w:author="Kumar, Ashish" w:date="2019-07-20T12:24:00Z">
              <w:rPr>
                <w:rStyle w:val="Hyperlink"/>
              </w:rPr>
            </w:rPrChange>
          </w:rPr>
          <w:t>https://www.hpe.com/us/en/insights/articles/6-security-megatrends-1905.html</w:t>
        </w:r>
        <w:r w:rsidRPr="00274585">
          <w:rPr>
            <w:rStyle w:val="Hyperlink"/>
            <w:i/>
            <w:sz w:val="12"/>
            <w:rPrChange w:id="400" w:author="Kumar, Ashish" w:date="2019-07-20T12:24:00Z">
              <w:rPr/>
            </w:rPrChange>
          </w:rPr>
          <w:fldChar w:fldCharType="end"/>
        </w:r>
      </w:ins>
    </w:p>
    <w:p w14:paraId="2BBD4BC1" w14:textId="77777777" w:rsidR="00A423BA" w:rsidRDefault="00A423BA" w:rsidP="00ED4646">
      <w:pPr>
        <w:pStyle w:val="NoSpacing"/>
        <w:rPr>
          <w:ins w:id="401" w:author="Kumar, Ashish" w:date="2019-07-03T13:37:00Z"/>
          <w:i/>
          <w:sz w:val="14"/>
        </w:rPr>
      </w:pPr>
    </w:p>
    <w:p w14:paraId="46371B0B" w14:textId="180FF080" w:rsidR="00ED4646" w:rsidRPr="00354713" w:rsidRDefault="00D13BCF" w:rsidP="00ED4646">
      <w:pPr>
        <w:pStyle w:val="NoSpacing"/>
        <w:rPr>
          <w:i/>
          <w:sz w:val="14"/>
        </w:rPr>
      </w:pPr>
      <w:r w:rsidRPr="00354713">
        <w:rPr>
          <w:i/>
          <w:sz w:val="14"/>
        </w:rPr>
        <w:t>[</w:t>
      </w:r>
      <w:ins w:id="402" w:author="Kumar, Ashish" w:date="2019-07-03T13:38:00Z">
        <w:r w:rsidR="00A423BA">
          <w:rPr>
            <w:i/>
            <w:sz w:val="14"/>
          </w:rPr>
          <w:t>2</w:t>
        </w:r>
      </w:ins>
      <w:del w:id="403" w:author="Kumar, Ashish" w:date="2019-07-03T13:38:00Z">
        <w:r w:rsidR="00ED4646" w:rsidRPr="00354713" w:rsidDel="00A423BA">
          <w:rPr>
            <w:i/>
            <w:sz w:val="14"/>
          </w:rPr>
          <w:delText>1</w:delText>
        </w:r>
      </w:del>
      <w:r w:rsidRPr="00354713">
        <w:rPr>
          <w:i/>
          <w:sz w:val="14"/>
        </w:rPr>
        <w:t>]</w:t>
      </w:r>
      <w:r w:rsidR="00ED4646" w:rsidRPr="00354713">
        <w:rPr>
          <w:i/>
          <w:sz w:val="14"/>
        </w:rPr>
        <w:t xml:space="preserve"> </w:t>
      </w:r>
      <w:r w:rsidR="004B5E7B" w:rsidRPr="00354713">
        <w:rPr>
          <w:i/>
          <w:sz w:val="14"/>
        </w:rPr>
        <w:t xml:space="preserve">Scale-Up </w:t>
      </w:r>
      <w:r w:rsidR="00ED4646" w:rsidRPr="00354713">
        <w:rPr>
          <w:i/>
          <w:sz w:val="14"/>
        </w:rPr>
        <w:t>Graph Analytics with Reservoir Labs</w:t>
      </w:r>
      <w:r w:rsidR="004B5E7B" w:rsidRPr="00354713">
        <w:rPr>
          <w:i/>
          <w:sz w:val="14"/>
        </w:rPr>
        <w:t xml:space="preserve"> and Trovares</w:t>
      </w:r>
      <w:r w:rsidR="00ED4646" w:rsidRPr="00354713">
        <w:rPr>
          <w:i/>
          <w:sz w:val="14"/>
        </w:rPr>
        <w:t xml:space="preserve">: </w:t>
      </w:r>
    </w:p>
    <w:p w14:paraId="4B153E93" w14:textId="77777777" w:rsidR="00ED4646" w:rsidRPr="00274585" w:rsidRDefault="00CC2612" w:rsidP="00ED4646">
      <w:pPr>
        <w:pStyle w:val="NoSpacing"/>
        <w:rPr>
          <w:rStyle w:val="Hyperlink"/>
          <w:sz w:val="12"/>
          <w:rPrChange w:id="404" w:author="Kumar, Ashish" w:date="2019-07-20T12:23:00Z">
            <w:rPr>
              <w:i/>
              <w:sz w:val="14"/>
            </w:rPr>
          </w:rPrChange>
        </w:rPr>
      </w:pPr>
      <w:r w:rsidRPr="00274585">
        <w:rPr>
          <w:rStyle w:val="Hyperlink"/>
          <w:i/>
          <w:sz w:val="12"/>
          <w:rPrChange w:id="405" w:author="Kumar, Ashish" w:date="2019-07-20T12:23:00Z">
            <w:rPr>
              <w:rStyle w:val="Hyperlink"/>
              <w:i/>
              <w:sz w:val="14"/>
            </w:rPr>
          </w:rPrChange>
        </w:rPr>
        <w:fldChar w:fldCharType="begin"/>
      </w:r>
      <w:r w:rsidRPr="00274585">
        <w:rPr>
          <w:rStyle w:val="Hyperlink"/>
          <w:i/>
          <w:sz w:val="12"/>
          <w:rPrChange w:id="406" w:author="Kumar, Ashish" w:date="2019-07-20T12:23:00Z">
            <w:rPr>
              <w:rStyle w:val="Hyperlink"/>
              <w:i/>
              <w:sz w:val="14"/>
            </w:rPr>
          </w:rPrChange>
        </w:rPr>
        <w:instrText xml:space="preserve"> HYPERLINK "https://www.reservoir.com/wp-content/uploads/2019/06/ENSIGN-SDFlex-WP.pdf" </w:instrText>
      </w:r>
      <w:r w:rsidRPr="00274585">
        <w:rPr>
          <w:rStyle w:val="Hyperlink"/>
          <w:i/>
          <w:sz w:val="12"/>
          <w:rPrChange w:id="407" w:author="Kumar, Ashish" w:date="2019-07-20T12:23:00Z">
            <w:rPr>
              <w:rStyle w:val="Hyperlink"/>
              <w:i/>
              <w:sz w:val="14"/>
            </w:rPr>
          </w:rPrChange>
        </w:rPr>
        <w:fldChar w:fldCharType="separate"/>
      </w:r>
      <w:r w:rsidR="00ED4646" w:rsidRPr="00274585">
        <w:rPr>
          <w:rStyle w:val="Hyperlink"/>
          <w:i/>
          <w:sz w:val="12"/>
          <w:rPrChange w:id="408" w:author="Kumar, Ashish" w:date="2019-07-20T12:23:00Z">
            <w:rPr>
              <w:rStyle w:val="Hyperlink"/>
              <w:i/>
              <w:sz w:val="14"/>
            </w:rPr>
          </w:rPrChange>
        </w:rPr>
        <w:t>https://www.reservoir.com/wp-content/uploads/2019/06/ENSIGN-SDFlex-WP.pdf</w:t>
      </w:r>
      <w:r w:rsidRPr="00274585">
        <w:rPr>
          <w:rStyle w:val="Hyperlink"/>
          <w:i/>
          <w:sz w:val="12"/>
          <w:rPrChange w:id="409" w:author="Kumar, Ashish" w:date="2019-07-20T12:23:00Z">
            <w:rPr>
              <w:rStyle w:val="Hyperlink"/>
              <w:i/>
              <w:sz w:val="14"/>
            </w:rPr>
          </w:rPrChange>
        </w:rPr>
        <w:fldChar w:fldCharType="end"/>
      </w:r>
    </w:p>
    <w:p w14:paraId="090E757B" w14:textId="77777777" w:rsidR="00ED4646" w:rsidRPr="00354713" w:rsidRDefault="00ED4646" w:rsidP="00ED4646">
      <w:pPr>
        <w:pStyle w:val="NoSpacing"/>
        <w:rPr>
          <w:i/>
          <w:sz w:val="14"/>
        </w:rPr>
      </w:pPr>
    </w:p>
    <w:p w14:paraId="0ABDAEA0" w14:textId="368A199F" w:rsidR="00ED4646" w:rsidRPr="00354713" w:rsidRDefault="00D13BCF" w:rsidP="00ED4646">
      <w:pPr>
        <w:pStyle w:val="NoSpacing"/>
        <w:rPr>
          <w:i/>
          <w:sz w:val="14"/>
        </w:rPr>
      </w:pPr>
      <w:r w:rsidRPr="00354713">
        <w:rPr>
          <w:i/>
          <w:sz w:val="14"/>
        </w:rPr>
        <w:t>[</w:t>
      </w:r>
      <w:ins w:id="410" w:author="Kumar, Ashish" w:date="2019-07-03T13:38:00Z">
        <w:r w:rsidR="00A423BA">
          <w:rPr>
            <w:i/>
            <w:sz w:val="14"/>
          </w:rPr>
          <w:t>3</w:t>
        </w:r>
      </w:ins>
      <w:del w:id="411" w:author="Kumar, Ashish" w:date="2019-07-03T13:38:00Z">
        <w:r w:rsidRPr="00354713" w:rsidDel="00A423BA">
          <w:rPr>
            <w:i/>
            <w:sz w:val="14"/>
          </w:rPr>
          <w:delText>2</w:delText>
        </w:r>
      </w:del>
      <w:r w:rsidRPr="00354713">
        <w:rPr>
          <w:i/>
          <w:sz w:val="14"/>
        </w:rPr>
        <w:t>]</w:t>
      </w:r>
      <w:r w:rsidR="00ED4646" w:rsidRPr="00354713">
        <w:rPr>
          <w:i/>
          <w:sz w:val="14"/>
        </w:rPr>
        <w:t xml:space="preserve"> </w:t>
      </w:r>
      <w:r w:rsidRPr="00354713">
        <w:rPr>
          <w:i/>
          <w:sz w:val="14"/>
        </w:rPr>
        <w:t>Memory Drive Computing in Superdome Flex:</w:t>
      </w:r>
    </w:p>
    <w:p w14:paraId="29E0F9C8" w14:textId="77777777" w:rsidR="00D13BCF" w:rsidRPr="00274585" w:rsidRDefault="00CC2612" w:rsidP="00ED4646">
      <w:pPr>
        <w:pStyle w:val="NoSpacing"/>
        <w:rPr>
          <w:rStyle w:val="Hyperlink"/>
          <w:sz w:val="12"/>
          <w:rPrChange w:id="412" w:author="Kumar, Ashish" w:date="2019-07-20T12:23:00Z">
            <w:rPr>
              <w:i/>
              <w:sz w:val="14"/>
            </w:rPr>
          </w:rPrChange>
        </w:rPr>
      </w:pPr>
      <w:r w:rsidRPr="00274585">
        <w:rPr>
          <w:rStyle w:val="Hyperlink"/>
          <w:i/>
          <w:sz w:val="12"/>
          <w:rPrChange w:id="413" w:author="Kumar, Ashish" w:date="2019-07-20T12:23:00Z">
            <w:rPr>
              <w:rStyle w:val="Hyperlink"/>
              <w:i/>
              <w:sz w:val="14"/>
            </w:rPr>
          </w:rPrChange>
        </w:rPr>
        <w:fldChar w:fldCharType="begin"/>
      </w:r>
      <w:r w:rsidRPr="00274585">
        <w:rPr>
          <w:rStyle w:val="Hyperlink"/>
          <w:i/>
          <w:sz w:val="12"/>
          <w:rPrChange w:id="414" w:author="Kumar, Ashish" w:date="2019-07-20T12:23:00Z">
            <w:rPr>
              <w:rStyle w:val="Hyperlink"/>
              <w:i/>
              <w:sz w:val="14"/>
            </w:rPr>
          </w:rPrChange>
        </w:rPr>
        <w:instrText xml:space="preserve"> HYPERLINK "https://www.hpe.com/us/en/newsroom/blog-post/2017/05/memory-driven-computing-explained.html" </w:instrText>
      </w:r>
      <w:r w:rsidRPr="00274585">
        <w:rPr>
          <w:rStyle w:val="Hyperlink"/>
          <w:i/>
          <w:sz w:val="12"/>
          <w:rPrChange w:id="415" w:author="Kumar, Ashish" w:date="2019-07-20T12:23:00Z">
            <w:rPr>
              <w:rStyle w:val="Hyperlink"/>
              <w:i/>
              <w:sz w:val="14"/>
            </w:rPr>
          </w:rPrChange>
        </w:rPr>
        <w:fldChar w:fldCharType="separate"/>
      </w:r>
      <w:r w:rsidR="00D13BCF" w:rsidRPr="00274585">
        <w:rPr>
          <w:rStyle w:val="Hyperlink"/>
          <w:i/>
          <w:sz w:val="12"/>
          <w:rPrChange w:id="416" w:author="Kumar, Ashish" w:date="2019-07-20T12:23:00Z">
            <w:rPr>
              <w:rStyle w:val="Hyperlink"/>
              <w:i/>
              <w:sz w:val="14"/>
            </w:rPr>
          </w:rPrChange>
        </w:rPr>
        <w:t>https://www.hpe.com/us/en/newsroom/blog-post/2017/05/memory-driven-computing-explained.html</w:t>
      </w:r>
      <w:r w:rsidRPr="00274585">
        <w:rPr>
          <w:rStyle w:val="Hyperlink"/>
          <w:i/>
          <w:sz w:val="12"/>
          <w:rPrChange w:id="417" w:author="Kumar, Ashish" w:date="2019-07-20T12:23:00Z">
            <w:rPr>
              <w:rStyle w:val="Hyperlink"/>
              <w:i/>
              <w:sz w:val="14"/>
            </w:rPr>
          </w:rPrChange>
        </w:rPr>
        <w:fldChar w:fldCharType="end"/>
      </w:r>
    </w:p>
    <w:p w14:paraId="36DB3656" w14:textId="77777777" w:rsidR="00D13BCF" w:rsidRPr="00354713" w:rsidRDefault="00D13BCF" w:rsidP="00ED4646">
      <w:pPr>
        <w:pStyle w:val="NoSpacing"/>
        <w:rPr>
          <w:i/>
          <w:sz w:val="14"/>
        </w:rPr>
      </w:pPr>
    </w:p>
    <w:p w14:paraId="12C0626D" w14:textId="6B05A84C" w:rsidR="00D13BCF" w:rsidRPr="00354713" w:rsidRDefault="00D13BCF" w:rsidP="00ED4646">
      <w:pPr>
        <w:pStyle w:val="NoSpacing"/>
        <w:rPr>
          <w:i/>
          <w:sz w:val="14"/>
        </w:rPr>
      </w:pPr>
      <w:r w:rsidRPr="00354713">
        <w:rPr>
          <w:i/>
          <w:sz w:val="14"/>
        </w:rPr>
        <w:t>[</w:t>
      </w:r>
      <w:ins w:id="418" w:author="Kumar, Ashish" w:date="2019-07-03T13:38:00Z">
        <w:r w:rsidR="00A423BA">
          <w:rPr>
            <w:i/>
            <w:sz w:val="14"/>
          </w:rPr>
          <w:t>4</w:t>
        </w:r>
      </w:ins>
      <w:del w:id="419" w:author="Kumar, Ashish" w:date="2019-07-03T13:38:00Z">
        <w:r w:rsidRPr="00354713" w:rsidDel="00A423BA">
          <w:rPr>
            <w:i/>
            <w:sz w:val="14"/>
          </w:rPr>
          <w:delText>3</w:delText>
        </w:r>
      </w:del>
      <w:r w:rsidRPr="00354713">
        <w:rPr>
          <w:i/>
          <w:sz w:val="14"/>
        </w:rPr>
        <w:t>] Mission critical Infrastructure for Data Driven Enterprise</w:t>
      </w:r>
    </w:p>
    <w:p w14:paraId="798CB9A0" w14:textId="5F3E4C9B" w:rsidR="00300036" w:rsidRPr="00274585" w:rsidDel="008249FA" w:rsidRDefault="00CC2612" w:rsidP="00ED4646">
      <w:pPr>
        <w:pStyle w:val="NoSpacing"/>
        <w:rPr>
          <w:del w:id="420" w:author="Kumar, Ashish" w:date="2019-07-20T12:14:00Z"/>
          <w:i/>
          <w:sz w:val="12"/>
          <w:rPrChange w:id="421" w:author="Kumar, Ashish" w:date="2019-07-20T12:23:00Z">
            <w:rPr>
              <w:del w:id="422" w:author="Kumar, Ashish" w:date="2019-07-20T12:14:00Z"/>
              <w:i/>
              <w:sz w:val="14"/>
            </w:rPr>
          </w:rPrChange>
        </w:rPr>
      </w:pPr>
      <w:r w:rsidRPr="00274585">
        <w:rPr>
          <w:rStyle w:val="Hyperlink"/>
          <w:i/>
          <w:sz w:val="12"/>
          <w:rPrChange w:id="423" w:author="Kumar, Ashish" w:date="2019-07-20T12:23:00Z">
            <w:rPr>
              <w:rStyle w:val="Hyperlink"/>
              <w:i/>
              <w:sz w:val="14"/>
            </w:rPr>
          </w:rPrChange>
        </w:rPr>
        <w:fldChar w:fldCharType="begin"/>
      </w:r>
      <w:r w:rsidRPr="00274585">
        <w:rPr>
          <w:rStyle w:val="Hyperlink"/>
          <w:i/>
          <w:sz w:val="12"/>
          <w:rPrChange w:id="424" w:author="Kumar, Ashish" w:date="2019-07-20T12:23:00Z">
            <w:rPr>
              <w:rStyle w:val="Hyperlink"/>
              <w:i/>
              <w:sz w:val="14"/>
            </w:rPr>
          </w:rPrChange>
        </w:rPr>
        <w:instrText xml:space="preserve"> HYPERLINK "https://www.hpe.com/hpe-external-resources/a00037000-7999/enw/a00037029?resourceTitle=Mission-critical+infrastructure+for+the+data-driven+enterprise" </w:instrText>
      </w:r>
      <w:r w:rsidRPr="00274585">
        <w:rPr>
          <w:rStyle w:val="Hyperlink"/>
          <w:i/>
          <w:sz w:val="12"/>
          <w:rPrChange w:id="425" w:author="Kumar, Ashish" w:date="2019-07-20T12:23:00Z">
            <w:rPr>
              <w:rStyle w:val="Hyperlink"/>
              <w:i/>
              <w:sz w:val="14"/>
            </w:rPr>
          </w:rPrChange>
        </w:rPr>
        <w:fldChar w:fldCharType="separate"/>
      </w:r>
      <w:r w:rsidR="00300036" w:rsidRPr="00274585">
        <w:rPr>
          <w:rStyle w:val="Hyperlink"/>
          <w:i/>
          <w:sz w:val="12"/>
          <w:rPrChange w:id="426" w:author="Kumar, Ashish" w:date="2019-07-20T12:23:00Z">
            <w:rPr>
              <w:rStyle w:val="Hyperlink"/>
              <w:i/>
              <w:sz w:val="14"/>
            </w:rPr>
          </w:rPrChange>
        </w:rPr>
        <w:t>https://www.hpe.com/hpe-external-resources/a00037000-7999/enw/a00037029?resourceTitle=Mission-critical+infrastructure+for+the+data-driven+enterprise</w:t>
      </w:r>
      <w:r w:rsidRPr="00274585">
        <w:rPr>
          <w:rStyle w:val="Hyperlink"/>
          <w:i/>
          <w:sz w:val="12"/>
          <w:rPrChange w:id="427" w:author="Kumar, Ashish" w:date="2019-07-20T12:23:00Z">
            <w:rPr>
              <w:rStyle w:val="Hyperlink"/>
              <w:i/>
              <w:sz w:val="14"/>
            </w:rPr>
          </w:rPrChange>
        </w:rPr>
        <w:fldChar w:fldCharType="end"/>
      </w:r>
    </w:p>
    <w:p w14:paraId="26BA1AA6" w14:textId="77777777" w:rsidR="00E17F93" w:rsidRPr="00274585" w:rsidRDefault="00E17F93" w:rsidP="00ED4646">
      <w:pPr>
        <w:pStyle w:val="NoSpacing"/>
        <w:rPr>
          <w:i/>
          <w:sz w:val="12"/>
          <w:rPrChange w:id="428" w:author="Kumar, Ashish" w:date="2019-07-20T12:23:00Z">
            <w:rPr>
              <w:i/>
              <w:sz w:val="14"/>
            </w:rPr>
          </w:rPrChange>
        </w:rPr>
      </w:pPr>
    </w:p>
    <w:p w14:paraId="4C9D1EF5" w14:textId="77777777" w:rsidR="000F7EC5" w:rsidRDefault="000F7EC5" w:rsidP="004B5BAE">
      <w:pPr>
        <w:pStyle w:val="NoSpacing"/>
        <w:rPr>
          <w:b/>
        </w:rPr>
      </w:pPr>
    </w:p>
    <w:p w14:paraId="42B96FE0" w14:textId="77777777" w:rsidR="004B5BAE" w:rsidRPr="00795ED8" w:rsidRDefault="004B5BAE" w:rsidP="004B5BAE">
      <w:pPr>
        <w:pStyle w:val="NoSpacing"/>
        <w:rPr>
          <w:b/>
        </w:rPr>
      </w:pPr>
      <w:r w:rsidRPr="00795ED8">
        <w:rPr>
          <w:b/>
        </w:rPr>
        <w:t>Ashish Kumar</w:t>
      </w:r>
    </w:p>
    <w:p w14:paraId="5F05BA2B" w14:textId="77777777" w:rsidR="004B5BAE" w:rsidRPr="00795ED8" w:rsidRDefault="004B5BAE" w:rsidP="004B5BAE">
      <w:pPr>
        <w:pStyle w:val="NoSpacing"/>
        <w:rPr>
          <w:b/>
        </w:rPr>
      </w:pPr>
      <w:r w:rsidRPr="00795ED8">
        <w:rPr>
          <w:b/>
        </w:rPr>
        <w:t>Data and Analytics Solutions Architect</w:t>
      </w:r>
    </w:p>
    <w:p w14:paraId="79C3DCA2" w14:textId="77777777" w:rsidR="004B5BAE" w:rsidRDefault="004B5BAE" w:rsidP="004B5BAE">
      <w:pPr>
        <w:rPr>
          <w:ins w:id="429" w:author="Kumar, Ashish" w:date="2019-07-20T12:24:00Z"/>
        </w:rPr>
      </w:pPr>
      <w:r>
        <w:rPr>
          <w:noProof/>
          <w:lang w:eastAsia="en-GB"/>
        </w:rPr>
        <w:drawing>
          <wp:inline distT="0" distB="0" distL="0" distR="0" wp14:anchorId="06EE1E71" wp14:editId="781296D6">
            <wp:extent cx="1048677" cy="882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65954" cy="897192"/>
                    </a:xfrm>
                    <a:prstGeom prst="rect">
                      <a:avLst/>
                    </a:prstGeom>
                  </pic:spPr>
                </pic:pic>
              </a:graphicData>
            </a:graphic>
          </wp:inline>
        </w:drawing>
      </w:r>
    </w:p>
    <w:p w14:paraId="2F3A873B" w14:textId="77777777" w:rsidR="00CC2612" w:rsidRDefault="00CC2612" w:rsidP="004B5BAE">
      <w:pPr>
        <w:rPr>
          <w:ins w:id="430" w:author="Kumar, Ashish" w:date="2019-07-20T12:14:00Z"/>
        </w:rPr>
      </w:pPr>
    </w:p>
    <w:p w14:paraId="6655A8A0" w14:textId="4D78E479" w:rsidR="008249FA" w:rsidRPr="008249FA" w:rsidRDefault="008249FA">
      <w:pPr>
        <w:pStyle w:val="NoSpacing"/>
        <w:rPr>
          <w:ins w:id="431" w:author="Kumar, Ashish" w:date="2019-07-20T12:14:00Z"/>
          <w:b/>
          <w:rPrChange w:id="432" w:author="Kumar, Ashish" w:date="2019-07-20T12:14:00Z">
            <w:rPr>
              <w:ins w:id="433" w:author="Kumar, Ashish" w:date="2019-07-20T12:14:00Z"/>
              <w:rFonts w:ascii="Times New Roman" w:hAnsi="Times New Roman"/>
              <w:i/>
              <w:iCs/>
              <w:noProof/>
              <w:color w:val="44546A"/>
              <w:sz w:val="16"/>
              <w:szCs w:val="16"/>
              <w:lang w:val="en-US"/>
            </w:rPr>
          </w:rPrChange>
        </w:rPr>
        <w:pPrChange w:id="434" w:author="Kumar, Ashish" w:date="2019-07-20T12:14:00Z">
          <w:pPr/>
        </w:pPrChange>
      </w:pPr>
      <w:ins w:id="435" w:author="Kumar, Ashish" w:date="2019-07-20T12:14:00Z">
        <w:r>
          <w:rPr>
            <w:b/>
          </w:rPr>
          <w:t>David J. Furtzaig</w:t>
        </w:r>
        <w:r w:rsidRPr="008249FA">
          <w:rPr>
            <w:b/>
            <w:rPrChange w:id="436" w:author="Kumar, Ashish" w:date="2019-07-20T12:14:00Z">
              <w:rPr>
                <w:rFonts w:ascii="Times New Roman" w:hAnsi="Times New Roman"/>
                <w:i/>
                <w:iCs/>
                <w:noProof/>
                <w:color w:val="44546A"/>
                <w:sz w:val="16"/>
                <w:szCs w:val="16"/>
                <w:lang w:val="en-US"/>
              </w:rPr>
            </w:rPrChange>
          </w:rPr>
          <w:t xml:space="preserve"> </w:t>
        </w:r>
      </w:ins>
    </w:p>
    <w:p w14:paraId="7F32E9BF" w14:textId="181611EC" w:rsidR="008249FA" w:rsidRDefault="00FC6313">
      <w:pPr>
        <w:pStyle w:val="NoSpacing"/>
        <w:rPr>
          <w:ins w:id="437" w:author="Kumar, Ashish" w:date="2019-07-20T12:23:00Z"/>
          <w:b/>
        </w:rPr>
        <w:pPrChange w:id="438" w:author="Kumar, Ashish" w:date="2019-07-20T12:14:00Z">
          <w:pPr/>
        </w:pPrChange>
      </w:pPr>
      <w:ins w:id="439" w:author="Kumar, Ashish" w:date="2019-07-20T12:29:00Z">
        <w:r>
          <w:rPr>
            <w:b/>
          </w:rPr>
          <w:t xml:space="preserve">Director, </w:t>
        </w:r>
      </w:ins>
      <w:bookmarkStart w:id="440" w:name="_GoBack"/>
      <w:bookmarkEnd w:id="440"/>
      <w:ins w:id="441" w:author="Kumar, Ashish" w:date="2019-07-20T12:14:00Z">
        <w:r w:rsidR="008249FA" w:rsidRPr="008249FA">
          <w:rPr>
            <w:b/>
            <w:rPrChange w:id="442" w:author="Kumar, Ashish" w:date="2019-07-20T12:14:00Z">
              <w:rPr>
                <w:rFonts w:ascii="Times New Roman" w:hAnsi="Times New Roman"/>
                <w:b/>
                <w:bCs/>
                <w:i/>
                <w:iCs/>
                <w:noProof/>
                <w:color w:val="44546A"/>
                <w:sz w:val="16"/>
                <w:szCs w:val="16"/>
                <w:lang w:val="en-US"/>
              </w:rPr>
            </w:rPrChange>
          </w:rPr>
          <w:t>Chief Technologist</w:t>
        </w:r>
      </w:ins>
    </w:p>
    <w:p w14:paraId="31E1E42D" w14:textId="733DE839" w:rsidR="008249FA" w:rsidRPr="008249FA" w:rsidRDefault="008249FA">
      <w:pPr>
        <w:pStyle w:val="NoSpacing"/>
        <w:rPr>
          <w:ins w:id="443" w:author="Kumar, Ashish" w:date="2019-07-20T12:14:00Z"/>
          <w:b/>
          <w:rPrChange w:id="444" w:author="Kumar, Ashish" w:date="2019-07-20T12:14:00Z">
            <w:rPr>
              <w:ins w:id="445" w:author="Kumar, Ashish" w:date="2019-07-20T12:14:00Z"/>
              <w:rFonts w:ascii="Times New Roman" w:hAnsi="Times New Roman"/>
              <w:b/>
              <w:bCs/>
              <w:i/>
              <w:iCs/>
              <w:noProof/>
              <w:color w:val="44546A"/>
              <w:sz w:val="16"/>
              <w:szCs w:val="16"/>
              <w:lang w:val="en-US"/>
            </w:rPr>
          </w:rPrChange>
        </w:rPr>
        <w:pPrChange w:id="446" w:author="Kumar, Ashish" w:date="2019-07-20T12:14:00Z">
          <w:pPr/>
        </w:pPrChange>
      </w:pPr>
      <w:ins w:id="447" w:author="Kumar, Ashish" w:date="2019-07-20T12:23:00Z">
        <w:r>
          <w:rPr>
            <w:noProof/>
            <w:lang w:eastAsia="en-GB"/>
          </w:rPr>
          <w:drawing>
            <wp:inline distT="0" distB="0" distL="0" distR="0" wp14:anchorId="2902BCBB" wp14:editId="35259B47">
              <wp:extent cx="1048385" cy="10019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77003" cy="1029287"/>
                      </a:xfrm>
                      <a:prstGeom prst="rect">
                        <a:avLst/>
                      </a:prstGeom>
                    </pic:spPr>
                  </pic:pic>
                </a:graphicData>
              </a:graphic>
            </wp:inline>
          </w:drawing>
        </w:r>
      </w:ins>
    </w:p>
    <w:p w14:paraId="0208903B" w14:textId="77777777" w:rsidR="008249FA" w:rsidRDefault="008249FA" w:rsidP="004B5BAE"/>
    <w:p w14:paraId="69F42AF6" w14:textId="77777777" w:rsidR="004B5BAE" w:rsidRDefault="004B5BAE" w:rsidP="001F0557"/>
    <w:sectPr w:rsidR="004B5BAE">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8" w:author="Gibbs, Bret" w:date="2019-06-28T10:11:00Z" w:initials="GB">
    <w:p w14:paraId="19350078" w14:textId="77777777" w:rsidR="00B67A6B" w:rsidRDefault="00B67A6B" w:rsidP="00B67A6B">
      <w:pPr>
        <w:pStyle w:val="CommentText"/>
      </w:pPr>
      <w:r>
        <w:rPr>
          <w:rStyle w:val="CommentReference"/>
        </w:rPr>
        <w:annotationRef/>
      </w:r>
      <w:r>
        <w:t>We always refer to this as Memory-Driven Computing.  We can’t shorten it to MDC (branding police get upset) and each word starts with a capital letter and hyphen between Memory and Driven.</w:t>
      </w:r>
    </w:p>
  </w:comment>
  <w:comment w:id="36" w:author="Gibbs, Bret" w:date="2019-06-28T10:11:00Z" w:initials="GB">
    <w:p w14:paraId="4165780F" w14:textId="001487D0" w:rsidR="00D0678C" w:rsidRDefault="00D0678C">
      <w:pPr>
        <w:pStyle w:val="CommentText"/>
      </w:pPr>
      <w:r>
        <w:rPr>
          <w:rStyle w:val="CommentReference"/>
        </w:rPr>
        <w:annotationRef/>
      </w:r>
      <w:r>
        <w:t>We always refer to this as Memory-Driven Computing.  We can’t shorten it to MDC (branding police get upset) and each word starts with a capital letter and hyphen between Memory and Driven.</w:t>
      </w:r>
    </w:p>
  </w:comment>
  <w:comment w:id="52" w:author="Tramack, Steve (Enterprise Solutions)" w:date="2019-06-27T16:07:00Z" w:initials="TS(S">
    <w:p w14:paraId="1DD307F1" w14:textId="77777777" w:rsidR="007C4795" w:rsidRDefault="007C4795">
      <w:pPr>
        <w:pStyle w:val="CommentText"/>
      </w:pPr>
      <w:r>
        <w:rPr>
          <w:rStyle w:val="CommentReference"/>
        </w:rPr>
        <w:annotationRef/>
      </w:r>
      <w:r>
        <w:t>Building off of Greg’s comments from this morning – this seems too generic for a Memory-Driven Compute analytics blog.  If we were to use something about Moore’s law no longer applying, and provided some examples where a big architectural shift (from compute-centric to memory-driven) was warranted, that would be a better start.</w:t>
      </w:r>
    </w:p>
  </w:comment>
  <w:comment w:id="65" w:author="Tramack, Steve (Enterprise Solutions)" w:date="2019-06-27T16:10:00Z" w:initials="TS(S">
    <w:p w14:paraId="43E469AA" w14:textId="77777777" w:rsidR="007C4795" w:rsidRDefault="007C4795">
      <w:pPr>
        <w:pStyle w:val="CommentText"/>
      </w:pPr>
      <w:r>
        <w:rPr>
          <w:rStyle w:val="CommentReference"/>
        </w:rPr>
        <w:annotationRef/>
      </w:r>
      <w:r>
        <w:t>Too generic of a statement</w:t>
      </w:r>
    </w:p>
  </w:comment>
  <w:comment w:id="66" w:author="Tramack, Steve (Enterprise Solutions)" w:date="2019-06-27T16:09:00Z" w:initials="TS(S">
    <w:p w14:paraId="2CB672AE" w14:textId="77777777" w:rsidR="007C4795" w:rsidRDefault="007C4795">
      <w:pPr>
        <w:pStyle w:val="CommentText"/>
      </w:pPr>
      <w:r>
        <w:rPr>
          <w:rStyle w:val="CommentReference"/>
        </w:rPr>
        <w:annotationRef/>
      </w:r>
      <w:r>
        <w:t>Issues with the flow here</w:t>
      </w:r>
    </w:p>
  </w:comment>
  <w:comment w:id="212" w:author="Tramack, Steve (Enterprise Solutions)" w:date="2019-06-27T16:16:00Z" w:initials="TS(S">
    <w:p w14:paraId="6EBF8ED6" w14:textId="77777777" w:rsidR="00592EAF" w:rsidRDefault="00592EAF" w:rsidP="00592EAF">
      <w:pPr>
        <w:pStyle w:val="CommentText"/>
      </w:pPr>
      <w:r>
        <w:rPr>
          <w:rStyle w:val="CommentReference"/>
        </w:rPr>
        <w:annotationRef/>
      </w:r>
      <w:r>
        <w:t>Prior to moving into this blueprint, please highlight / expand on some of the use cases (like Cyber Security) where the needs of the workload and associated technologies would mesh well with MDC.</w:t>
      </w:r>
    </w:p>
  </w:comment>
  <w:comment w:id="218" w:author="Tramack, Steve (Enterprise Solutions)" w:date="2019-06-27T16:11:00Z" w:initials="TS(S">
    <w:p w14:paraId="6E5A4178" w14:textId="77777777" w:rsidR="007C4795" w:rsidRDefault="007C4795">
      <w:pPr>
        <w:pStyle w:val="CommentText"/>
      </w:pPr>
      <w:r>
        <w:rPr>
          <w:rStyle w:val="CommentReference"/>
        </w:rPr>
        <w:annotationRef/>
      </w:r>
      <w:r>
        <w:t>I’m not sure we’d want to highlight scale-up MDC to handle data volume-related issues.  The point (workloads which are network-bound, which could eliminate things like shuffle through a memory-driven approach) is valid, but I’m not sure the use case tells the story</w:t>
      </w:r>
    </w:p>
  </w:comment>
  <w:comment w:id="221" w:author="Tramack, Steve (Enterprise Solutions)" w:date="2019-06-27T16:13:00Z" w:initials="TS(S">
    <w:p w14:paraId="178E84A5" w14:textId="77777777" w:rsidR="007C4795" w:rsidRDefault="007C4795">
      <w:pPr>
        <w:pStyle w:val="CommentText"/>
      </w:pPr>
      <w:r>
        <w:rPr>
          <w:rStyle w:val="CommentReference"/>
        </w:rPr>
        <w:annotationRef/>
      </w:r>
      <w:r>
        <w:t>This seems like two different use cases:  analytics of data in motion (which frequently still leverages some sort of NoSQL data store or message queue), and predictive, batch analytics against longer term persistent data, which is frequently stored in HDFS (or S3 in the cloud) on SATA disks.  I don’t see one replacing the other, but rather augmenting as part of a data pipeline.</w:t>
      </w:r>
    </w:p>
  </w:comment>
  <w:comment w:id="228" w:author="Tramack, Steve (Enterprise Solutions)" w:date="2019-06-27T16:15:00Z" w:initials="TS(S">
    <w:p w14:paraId="51835EB8" w14:textId="77777777" w:rsidR="007C4795" w:rsidRDefault="007C4795">
      <w:pPr>
        <w:pStyle w:val="CommentText"/>
      </w:pPr>
      <w:r>
        <w:rPr>
          <w:rStyle w:val="CommentReference"/>
        </w:rPr>
        <w:annotationRef/>
      </w:r>
      <w:r>
        <w:t>Do we have examples of entire data pipelines in memory?  I’ve not heard of this use case as an option.</w:t>
      </w:r>
    </w:p>
  </w:comment>
  <w:comment w:id="232" w:author="Tramack, Steve (Enterprise Solutions)" w:date="2019-06-27T16:16:00Z" w:initials="TS(S">
    <w:p w14:paraId="37D59C33" w14:textId="77777777" w:rsidR="007C4795" w:rsidRDefault="007C4795">
      <w:pPr>
        <w:pStyle w:val="CommentText"/>
      </w:pPr>
      <w:r>
        <w:rPr>
          <w:rStyle w:val="CommentReference"/>
        </w:rPr>
        <w:annotationRef/>
      </w:r>
      <w:r>
        <w:t>Prior to moving into this blueprint, please highlight / expand on some of the use cases (like Cyber Security) where the needs of the workload and associated technologies would mesh well with MDC.</w:t>
      </w:r>
    </w:p>
  </w:comment>
  <w:comment w:id="240" w:author="Tramack, Steve (Enterprise Solutions)" w:date="2019-06-27T16:18:00Z" w:initials="TS(S">
    <w:p w14:paraId="18D624D3" w14:textId="77777777" w:rsidR="00026519" w:rsidRDefault="00026519">
      <w:pPr>
        <w:pStyle w:val="CommentText"/>
      </w:pPr>
      <w:r>
        <w:rPr>
          <w:rStyle w:val="CommentReference"/>
        </w:rPr>
        <w:annotationRef/>
      </w:r>
      <w:r>
        <w:t>This is still a labs project, correct, which hasn’t been submitted to the Apache trunk?  If so, I think we need to be very careful about how we talk about it.</w:t>
      </w:r>
    </w:p>
  </w:comment>
  <w:comment w:id="317" w:author="Gibbs, Bret" w:date="2019-06-28T10:14:00Z" w:initials="GB">
    <w:p w14:paraId="4676302D" w14:textId="34A7F996" w:rsidR="001914E6" w:rsidRDefault="001914E6">
      <w:pPr>
        <w:pStyle w:val="CommentText"/>
      </w:pPr>
      <w:r>
        <w:rPr>
          <w:rStyle w:val="CommentReference"/>
        </w:rPr>
        <w:annotationRef/>
      </w:r>
      <w:r>
        <w:t>Because I’m not sure we have permission to list these company names (and the lead time to reach out to each account team will be challenging), let’s make this generic.  “Postal service company”.  “Online Payment Company”.  “E-commerce Company”.</w:t>
      </w:r>
    </w:p>
  </w:comment>
  <w:comment w:id="329" w:author="Tramack, Steve (Enterprise Solutions)" w:date="2019-06-27T16:19:00Z" w:initials="TS(S">
    <w:p w14:paraId="6A4F7363" w14:textId="77777777" w:rsidR="00026519" w:rsidRDefault="00026519">
      <w:pPr>
        <w:pStyle w:val="CommentText"/>
      </w:pPr>
      <w:r>
        <w:rPr>
          <w:rStyle w:val="CommentReference"/>
        </w:rPr>
        <w:annotationRef/>
      </w:r>
      <w:r>
        <w:t>US Postal Service</w:t>
      </w:r>
    </w:p>
  </w:comment>
  <w:comment w:id="333" w:author="Tramack, Steve (Enterprise Solutions)" w:date="2019-06-27T16:19:00Z" w:initials="TS(S">
    <w:p w14:paraId="050A9AC6" w14:textId="77777777" w:rsidR="00026519" w:rsidRDefault="00026519">
      <w:pPr>
        <w:pStyle w:val="CommentText"/>
      </w:pPr>
      <w:r>
        <w:rPr>
          <w:rStyle w:val="CommentReference"/>
        </w:rPr>
        <w:annotationRef/>
      </w:r>
      <w:r>
        <w:t>As Dani commented, this is more than 1 SDFX. Are we going to talk about “scale up clustering” as a use case / approach?</w:t>
      </w:r>
    </w:p>
  </w:comment>
  <w:comment w:id="353" w:author="Tramack, Steve (Enterprise Solutions)" w:date="2019-06-27T16:19:00Z" w:initials="TS(S">
    <w:p w14:paraId="02E0506F" w14:textId="77777777" w:rsidR="00026519" w:rsidRDefault="00026519">
      <w:pPr>
        <w:pStyle w:val="CommentText"/>
      </w:pPr>
      <w:r>
        <w:rPr>
          <w:rStyle w:val="CommentReference"/>
        </w:rPr>
        <w:annotationRef/>
      </w:r>
      <w:r>
        <w:t>Do we have permission to mention these customers by name?</w:t>
      </w:r>
    </w:p>
  </w:comment>
  <w:comment w:id="368" w:author="Tramack, Steve (Enterprise Solutions)" w:date="2019-06-27T16:20:00Z" w:initials="TS(S">
    <w:p w14:paraId="727A7622" w14:textId="77777777" w:rsidR="00026519" w:rsidRDefault="00026519">
      <w:pPr>
        <w:pStyle w:val="CommentText"/>
      </w:pPr>
      <w:r>
        <w:rPr>
          <w:rStyle w:val="CommentReference"/>
        </w:rPr>
        <w:annotationRef/>
      </w:r>
      <w:r>
        <w:t>Confusing as documented – need to flesh these bullets out a bit.</w:t>
      </w:r>
    </w:p>
  </w:comment>
  <w:comment w:id="380" w:author="Tramack, Steve (Enterprise Solutions)" w:date="2019-06-27T16:21:00Z" w:initials="TS(S">
    <w:p w14:paraId="5F12DEF4" w14:textId="77777777" w:rsidR="00026519" w:rsidRDefault="00026519">
      <w:pPr>
        <w:pStyle w:val="CommentText"/>
      </w:pPr>
      <w:r>
        <w:rPr>
          <w:rStyle w:val="CommentReference"/>
        </w:rPr>
        <w:annotationRef/>
      </w:r>
      <w:r>
        <w:t>I didn’t immediately draw those conclusions from the blog.  I would suggest documenting some of the use cases that don’t fit well (e.g. ones that require massive scale-out), and a few specific ones / technologies which are sweet spots.  Then, apply those technologies to use cases such as the ones listed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350078" w15:done="0"/>
  <w15:commentEx w15:paraId="4165780F" w15:done="0"/>
  <w15:commentEx w15:paraId="1DD307F1" w15:done="0"/>
  <w15:commentEx w15:paraId="43E469AA" w15:done="0"/>
  <w15:commentEx w15:paraId="2CB672AE" w15:done="0"/>
  <w15:commentEx w15:paraId="6EBF8ED6" w15:done="0"/>
  <w15:commentEx w15:paraId="6E5A4178" w15:done="0"/>
  <w15:commentEx w15:paraId="178E84A5" w15:done="0"/>
  <w15:commentEx w15:paraId="51835EB8" w15:done="0"/>
  <w15:commentEx w15:paraId="37D59C33" w15:done="0"/>
  <w15:commentEx w15:paraId="18D624D3" w15:done="0"/>
  <w15:commentEx w15:paraId="4676302D" w15:done="0"/>
  <w15:commentEx w15:paraId="6A4F7363" w15:done="0"/>
  <w15:commentEx w15:paraId="050A9AC6" w15:done="0"/>
  <w15:commentEx w15:paraId="02E0506F" w15:done="0"/>
  <w15:commentEx w15:paraId="727A7622" w15:done="0"/>
  <w15:commentEx w15:paraId="5F12DEF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6E2F"/>
    <w:multiLevelType w:val="hybridMultilevel"/>
    <w:tmpl w:val="A9ACDB3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C9A6A13"/>
    <w:multiLevelType w:val="hybridMultilevel"/>
    <w:tmpl w:val="361A13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6AB0191"/>
    <w:multiLevelType w:val="hybridMultilevel"/>
    <w:tmpl w:val="8586EE0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C844541"/>
    <w:multiLevelType w:val="hybridMultilevel"/>
    <w:tmpl w:val="5880793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CB36F4D"/>
    <w:multiLevelType w:val="hybridMultilevel"/>
    <w:tmpl w:val="6C22E72C"/>
    <w:lvl w:ilvl="0" w:tplc="42B0E8A4">
      <w:start w:val="1"/>
      <w:numFmt w:val="bullet"/>
      <w:lvlText w:val=" "/>
      <w:lvlJc w:val="left"/>
      <w:pPr>
        <w:tabs>
          <w:tab w:val="num" w:pos="360"/>
        </w:tabs>
        <w:ind w:left="360" w:hanging="360"/>
      </w:pPr>
      <w:rPr>
        <w:rFonts w:ascii="Arial" w:hAnsi="Arial" w:hint="default"/>
      </w:rPr>
    </w:lvl>
    <w:lvl w:ilvl="1" w:tplc="6166FA08" w:tentative="1">
      <w:start w:val="1"/>
      <w:numFmt w:val="bullet"/>
      <w:lvlText w:val=" "/>
      <w:lvlJc w:val="left"/>
      <w:pPr>
        <w:tabs>
          <w:tab w:val="num" w:pos="1080"/>
        </w:tabs>
        <w:ind w:left="1080" w:hanging="360"/>
      </w:pPr>
      <w:rPr>
        <w:rFonts w:ascii="Arial" w:hAnsi="Arial" w:hint="default"/>
      </w:rPr>
    </w:lvl>
    <w:lvl w:ilvl="2" w:tplc="9DFC75FA" w:tentative="1">
      <w:start w:val="1"/>
      <w:numFmt w:val="bullet"/>
      <w:lvlText w:val=" "/>
      <w:lvlJc w:val="left"/>
      <w:pPr>
        <w:tabs>
          <w:tab w:val="num" w:pos="1800"/>
        </w:tabs>
        <w:ind w:left="1800" w:hanging="360"/>
      </w:pPr>
      <w:rPr>
        <w:rFonts w:ascii="Arial" w:hAnsi="Arial" w:hint="default"/>
      </w:rPr>
    </w:lvl>
    <w:lvl w:ilvl="3" w:tplc="7B5AC002" w:tentative="1">
      <w:start w:val="1"/>
      <w:numFmt w:val="bullet"/>
      <w:lvlText w:val=" "/>
      <w:lvlJc w:val="left"/>
      <w:pPr>
        <w:tabs>
          <w:tab w:val="num" w:pos="2520"/>
        </w:tabs>
        <w:ind w:left="2520" w:hanging="360"/>
      </w:pPr>
      <w:rPr>
        <w:rFonts w:ascii="Arial" w:hAnsi="Arial" w:hint="default"/>
      </w:rPr>
    </w:lvl>
    <w:lvl w:ilvl="4" w:tplc="A4F004AA" w:tentative="1">
      <w:start w:val="1"/>
      <w:numFmt w:val="bullet"/>
      <w:lvlText w:val=" "/>
      <w:lvlJc w:val="left"/>
      <w:pPr>
        <w:tabs>
          <w:tab w:val="num" w:pos="3240"/>
        </w:tabs>
        <w:ind w:left="3240" w:hanging="360"/>
      </w:pPr>
      <w:rPr>
        <w:rFonts w:ascii="Arial" w:hAnsi="Arial" w:hint="default"/>
      </w:rPr>
    </w:lvl>
    <w:lvl w:ilvl="5" w:tplc="6AAA815E" w:tentative="1">
      <w:start w:val="1"/>
      <w:numFmt w:val="bullet"/>
      <w:lvlText w:val=" "/>
      <w:lvlJc w:val="left"/>
      <w:pPr>
        <w:tabs>
          <w:tab w:val="num" w:pos="3960"/>
        </w:tabs>
        <w:ind w:left="3960" w:hanging="360"/>
      </w:pPr>
      <w:rPr>
        <w:rFonts w:ascii="Arial" w:hAnsi="Arial" w:hint="default"/>
      </w:rPr>
    </w:lvl>
    <w:lvl w:ilvl="6" w:tplc="6312152A" w:tentative="1">
      <w:start w:val="1"/>
      <w:numFmt w:val="bullet"/>
      <w:lvlText w:val=" "/>
      <w:lvlJc w:val="left"/>
      <w:pPr>
        <w:tabs>
          <w:tab w:val="num" w:pos="4680"/>
        </w:tabs>
        <w:ind w:left="4680" w:hanging="360"/>
      </w:pPr>
      <w:rPr>
        <w:rFonts w:ascii="Arial" w:hAnsi="Arial" w:hint="default"/>
      </w:rPr>
    </w:lvl>
    <w:lvl w:ilvl="7" w:tplc="3AB6D2F6" w:tentative="1">
      <w:start w:val="1"/>
      <w:numFmt w:val="bullet"/>
      <w:lvlText w:val=" "/>
      <w:lvlJc w:val="left"/>
      <w:pPr>
        <w:tabs>
          <w:tab w:val="num" w:pos="5400"/>
        </w:tabs>
        <w:ind w:left="5400" w:hanging="360"/>
      </w:pPr>
      <w:rPr>
        <w:rFonts w:ascii="Arial" w:hAnsi="Arial" w:hint="default"/>
      </w:rPr>
    </w:lvl>
    <w:lvl w:ilvl="8" w:tplc="A1AA99DC" w:tentative="1">
      <w:start w:val="1"/>
      <w:numFmt w:val="bullet"/>
      <w:lvlText w:val=" "/>
      <w:lvlJc w:val="left"/>
      <w:pPr>
        <w:tabs>
          <w:tab w:val="num" w:pos="6120"/>
        </w:tabs>
        <w:ind w:left="6120" w:hanging="360"/>
      </w:pPr>
      <w:rPr>
        <w:rFonts w:ascii="Arial" w:hAnsi="Arial" w:hint="default"/>
      </w:rPr>
    </w:lvl>
  </w:abstractNum>
  <w:num w:numId="1">
    <w:abstractNumId w:val="3"/>
  </w:num>
  <w:num w:numId="2">
    <w:abstractNumId w:val="1"/>
  </w:num>
  <w:num w:numId="3">
    <w:abstractNumId w:val="2"/>
  </w:num>
  <w:num w:numId="4">
    <w:abstractNumId w:val="4"/>
  </w:num>
  <w:num w:numId="5">
    <w:abstractNumId w:val="0"/>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ramack, Steve (Enterprise Solutions)">
    <w15:presenceInfo w15:providerId="AD" w15:userId="S-1-5-21-839522115-1383384898-515967899-25864"/>
  </w15:person>
  <w15:person w15:author="Gibbs, Bret">
    <w15:presenceInfo w15:providerId="AD" w15:userId="S-1-5-21-839522115-1383384898-515967899-4499038"/>
  </w15:person>
  <w15:person w15:author="Kumar, Ashish">
    <w15:presenceInfo w15:providerId="AD" w15:userId="S-1-5-21-1343024091-879983540-725345543-25964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F84"/>
    <w:rsid w:val="000117C1"/>
    <w:rsid w:val="00026519"/>
    <w:rsid w:val="000638A9"/>
    <w:rsid w:val="000802AB"/>
    <w:rsid w:val="000A45DD"/>
    <w:rsid w:val="000B3F84"/>
    <w:rsid w:val="000B5FC9"/>
    <w:rsid w:val="000B7D89"/>
    <w:rsid w:val="000E3B6D"/>
    <w:rsid w:val="000F7EC5"/>
    <w:rsid w:val="00101728"/>
    <w:rsid w:val="00106F14"/>
    <w:rsid w:val="001118A7"/>
    <w:rsid w:val="00115DF2"/>
    <w:rsid w:val="00117B46"/>
    <w:rsid w:val="00122240"/>
    <w:rsid w:val="001261F7"/>
    <w:rsid w:val="00133BFD"/>
    <w:rsid w:val="00133E6D"/>
    <w:rsid w:val="00137942"/>
    <w:rsid w:val="00181733"/>
    <w:rsid w:val="001913DB"/>
    <w:rsid w:val="001914E6"/>
    <w:rsid w:val="001C1BEE"/>
    <w:rsid w:val="001E6295"/>
    <w:rsid w:val="001F0557"/>
    <w:rsid w:val="001F6A02"/>
    <w:rsid w:val="00212FE9"/>
    <w:rsid w:val="0024328F"/>
    <w:rsid w:val="00274585"/>
    <w:rsid w:val="00275925"/>
    <w:rsid w:val="00277B55"/>
    <w:rsid w:val="00282064"/>
    <w:rsid w:val="00283569"/>
    <w:rsid w:val="0029705A"/>
    <w:rsid w:val="00300036"/>
    <w:rsid w:val="00321D50"/>
    <w:rsid w:val="00324EBD"/>
    <w:rsid w:val="00350A26"/>
    <w:rsid w:val="00354713"/>
    <w:rsid w:val="00361029"/>
    <w:rsid w:val="00366D16"/>
    <w:rsid w:val="00366F75"/>
    <w:rsid w:val="003C63D7"/>
    <w:rsid w:val="003E042D"/>
    <w:rsid w:val="003E348F"/>
    <w:rsid w:val="00405EA0"/>
    <w:rsid w:val="004079F0"/>
    <w:rsid w:val="004223FF"/>
    <w:rsid w:val="00430325"/>
    <w:rsid w:val="004806F1"/>
    <w:rsid w:val="004932F1"/>
    <w:rsid w:val="00494985"/>
    <w:rsid w:val="004B5BAE"/>
    <w:rsid w:val="004B5E7B"/>
    <w:rsid w:val="004C08A4"/>
    <w:rsid w:val="004D42EB"/>
    <w:rsid w:val="005013CB"/>
    <w:rsid w:val="00511452"/>
    <w:rsid w:val="005425B4"/>
    <w:rsid w:val="00555D6A"/>
    <w:rsid w:val="00592EAF"/>
    <w:rsid w:val="00593D79"/>
    <w:rsid w:val="00595B7A"/>
    <w:rsid w:val="005B7F08"/>
    <w:rsid w:val="005F46A7"/>
    <w:rsid w:val="00610105"/>
    <w:rsid w:val="006254FB"/>
    <w:rsid w:val="006332D5"/>
    <w:rsid w:val="00653BE6"/>
    <w:rsid w:val="006753E6"/>
    <w:rsid w:val="006832AA"/>
    <w:rsid w:val="006C3AD5"/>
    <w:rsid w:val="006E10DB"/>
    <w:rsid w:val="006E41B7"/>
    <w:rsid w:val="006E6849"/>
    <w:rsid w:val="00714524"/>
    <w:rsid w:val="007159CE"/>
    <w:rsid w:val="00762F7A"/>
    <w:rsid w:val="0077516B"/>
    <w:rsid w:val="00782D1D"/>
    <w:rsid w:val="0079365D"/>
    <w:rsid w:val="007B1B2D"/>
    <w:rsid w:val="007C4795"/>
    <w:rsid w:val="007C502C"/>
    <w:rsid w:val="007D51D0"/>
    <w:rsid w:val="0081260E"/>
    <w:rsid w:val="008249FA"/>
    <w:rsid w:val="008508A7"/>
    <w:rsid w:val="00851BC1"/>
    <w:rsid w:val="00860C6B"/>
    <w:rsid w:val="00870D3A"/>
    <w:rsid w:val="008A763A"/>
    <w:rsid w:val="008B3F7F"/>
    <w:rsid w:val="008B432C"/>
    <w:rsid w:val="008B4934"/>
    <w:rsid w:val="008B656D"/>
    <w:rsid w:val="008D50AC"/>
    <w:rsid w:val="00973439"/>
    <w:rsid w:val="009A275D"/>
    <w:rsid w:val="009A401B"/>
    <w:rsid w:val="009B66D1"/>
    <w:rsid w:val="009D1B00"/>
    <w:rsid w:val="009E07F8"/>
    <w:rsid w:val="00A01740"/>
    <w:rsid w:val="00A423BA"/>
    <w:rsid w:val="00A7288A"/>
    <w:rsid w:val="00A76DA8"/>
    <w:rsid w:val="00A8597B"/>
    <w:rsid w:val="00A90A66"/>
    <w:rsid w:val="00AD209E"/>
    <w:rsid w:val="00AD30B1"/>
    <w:rsid w:val="00B05C50"/>
    <w:rsid w:val="00B16C84"/>
    <w:rsid w:val="00B44FAD"/>
    <w:rsid w:val="00B67A6B"/>
    <w:rsid w:val="00BA60C4"/>
    <w:rsid w:val="00BA6AC5"/>
    <w:rsid w:val="00BC0CDE"/>
    <w:rsid w:val="00BE5BA9"/>
    <w:rsid w:val="00BF582C"/>
    <w:rsid w:val="00C16133"/>
    <w:rsid w:val="00C459B1"/>
    <w:rsid w:val="00C51340"/>
    <w:rsid w:val="00C71BFE"/>
    <w:rsid w:val="00C83E73"/>
    <w:rsid w:val="00C87B90"/>
    <w:rsid w:val="00C940B6"/>
    <w:rsid w:val="00CC2612"/>
    <w:rsid w:val="00CD7F0E"/>
    <w:rsid w:val="00D0678C"/>
    <w:rsid w:val="00D11B84"/>
    <w:rsid w:val="00D13BCF"/>
    <w:rsid w:val="00D20A59"/>
    <w:rsid w:val="00D30072"/>
    <w:rsid w:val="00D94511"/>
    <w:rsid w:val="00DA553E"/>
    <w:rsid w:val="00DC1043"/>
    <w:rsid w:val="00DD55DA"/>
    <w:rsid w:val="00DE19E6"/>
    <w:rsid w:val="00DE66D2"/>
    <w:rsid w:val="00DF2867"/>
    <w:rsid w:val="00E11808"/>
    <w:rsid w:val="00E17F93"/>
    <w:rsid w:val="00E32F4C"/>
    <w:rsid w:val="00E53E27"/>
    <w:rsid w:val="00E5618F"/>
    <w:rsid w:val="00E851F7"/>
    <w:rsid w:val="00E86340"/>
    <w:rsid w:val="00ED1F8D"/>
    <w:rsid w:val="00ED4646"/>
    <w:rsid w:val="00ED5A9A"/>
    <w:rsid w:val="00EE470F"/>
    <w:rsid w:val="00F14EB4"/>
    <w:rsid w:val="00F15043"/>
    <w:rsid w:val="00F2583D"/>
    <w:rsid w:val="00F56992"/>
    <w:rsid w:val="00F74A40"/>
    <w:rsid w:val="00F75F89"/>
    <w:rsid w:val="00F82017"/>
    <w:rsid w:val="00FA308D"/>
    <w:rsid w:val="00FB087B"/>
    <w:rsid w:val="00FB1812"/>
    <w:rsid w:val="00FB56C8"/>
    <w:rsid w:val="00FC63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5B2F9"/>
  <w15:chartTrackingRefBased/>
  <w15:docId w15:val="{AA8E294D-E0A0-4887-997E-37A50A1F4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3F84"/>
    <w:rPr>
      <w:color w:val="0000FF"/>
      <w:u w:val="single"/>
    </w:rPr>
  </w:style>
  <w:style w:type="paragraph" w:styleId="NormalWeb">
    <w:name w:val="Normal (Web)"/>
    <w:basedOn w:val="Normal"/>
    <w:uiPriority w:val="99"/>
    <w:semiHidden/>
    <w:unhideWhenUsed/>
    <w:rsid w:val="00E1180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E11808"/>
    <w:rPr>
      <w:b/>
      <w:bCs/>
    </w:rPr>
  </w:style>
  <w:style w:type="paragraph" w:styleId="NoSpacing">
    <w:name w:val="No Spacing"/>
    <w:uiPriority w:val="1"/>
    <w:qFormat/>
    <w:rsid w:val="005F46A7"/>
    <w:pPr>
      <w:spacing w:after="0" w:line="240" w:lineRule="auto"/>
    </w:pPr>
  </w:style>
  <w:style w:type="paragraph" w:styleId="ListParagraph">
    <w:name w:val="List Paragraph"/>
    <w:basedOn w:val="Normal"/>
    <w:uiPriority w:val="34"/>
    <w:qFormat/>
    <w:rsid w:val="00D30072"/>
    <w:pPr>
      <w:ind w:left="720"/>
      <w:contextualSpacing/>
    </w:pPr>
  </w:style>
  <w:style w:type="paragraph" w:styleId="Title">
    <w:name w:val="Title"/>
    <w:basedOn w:val="Normal"/>
    <w:next w:val="Normal"/>
    <w:link w:val="TitleChar"/>
    <w:uiPriority w:val="10"/>
    <w:qFormat/>
    <w:rsid w:val="004303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0325"/>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17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C4795"/>
    <w:rPr>
      <w:sz w:val="16"/>
      <w:szCs w:val="16"/>
    </w:rPr>
  </w:style>
  <w:style w:type="paragraph" w:styleId="CommentText">
    <w:name w:val="annotation text"/>
    <w:basedOn w:val="Normal"/>
    <w:link w:val="CommentTextChar"/>
    <w:uiPriority w:val="99"/>
    <w:semiHidden/>
    <w:unhideWhenUsed/>
    <w:rsid w:val="007C4795"/>
    <w:pPr>
      <w:spacing w:line="240" w:lineRule="auto"/>
    </w:pPr>
    <w:rPr>
      <w:sz w:val="20"/>
      <w:szCs w:val="20"/>
    </w:rPr>
  </w:style>
  <w:style w:type="character" w:customStyle="1" w:styleId="CommentTextChar">
    <w:name w:val="Comment Text Char"/>
    <w:basedOn w:val="DefaultParagraphFont"/>
    <w:link w:val="CommentText"/>
    <w:uiPriority w:val="99"/>
    <w:semiHidden/>
    <w:rsid w:val="007C4795"/>
    <w:rPr>
      <w:sz w:val="20"/>
      <w:szCs w:val="20"/>
    </w:rPr>
  </w:style>
  <w:style w:type="paragraph" w:styleId="CommentSubject">
    <w:name w:val="annotation subject"/>
    <w:basedOn w:val="CommentText"/>
    <w:next w:val="CommentText"/>
    <w:link w:val="CommentSubjectChar"/>
    <w:uiPriority w:val="99"/>
    <w:semiHidden/>
    <w:unhideWhenUsed/>
    <w:rsid w:val="007C4795"/>
    <w:rPr>
      <w:b/>
      <w:bCs/>
    </w:rPr>
  </w:style>
  <w:style w:type="character" w:customStyle="1" w:styleId="CommentSubjectChar">
    <w:name w:val="Comment Subject Char"/>
    <w:basedOn w:val="CommentTextChar"/>
    <w:link w:val="CommentSubject"/>
    <w:uiPriority w:val="99"/>
    <w:semiHidden/>
    <w:rsid w:val="007C4795"/>
    <w:rPr>
      <w:b/>
      <w:bCs/>
      <w:sz w:val="20"/>
      <w:szCs w:val="20"/>
    </w:rPr>
  </w:style>
  <w:style w:type="paragraph" w:styleId="BalloonText">
    <w:name w:val="Balloon Text"/>
    <w:basedOn w:val="Normal"/>
    <w:link w:val="BalloonTextChar"/>
    <w:uiPriority w:val="99"/>
    <w:semiHidden/>
    <w:unhideWhenUsed/>
    <w:rsid w:val="007C47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479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7107545">
      <w:bodyDiv w:val="1"/>
      <w:marLeft w:val="0"/>
      <w:marRight w:val="0"/>
      <w:marTop w:val="0"/>
      <w:marBottom w:val="0"/>
      <w:divBdr>
        <w:top w:val="none" w:sz="0" w:space="0" w:color="auto"/>
        <w:left w:val="none" w:sz="0" w:space="0" w:color="auto"/>
        <w:bottom w:val="none" w:sz="0" w:space="0" w:color="auto"/>
        <w:right w:val="none" w:sz="0" w:space="0" w:color="auto"/>
      </w:divBdr>
    </w:div>
    <w:div w:id="682635032">
      <w:bodyDiv w:val="1"/>
      <w:marLeft w:val="0"/>
      <w:marRight w:val="0"/>
      <w:marTop w:val="0"/>
      <w:marBottom w:val="0"/>
      <w:divBdr>
        <w:top w:val="none" w:sz="0" w:space="0" w:color="auto"/>
        <w:left w:val="none" w:sz="0" w:space="0" w:color="auto"/>
        <w:bottom w:val="none" w:sz="0" w:space="0" w:color="auto"/>
        <w:right w:val="none" w:sz="0" w:space="0" w:color="auto"/>
      </w:divBdr>
      <w:divsChild>
        <w:div w:id="1553496509">
          <w:marLeft w:val="72"/>
          <w:marRight w:val="0"/>
          <w:marTop w:val="120"/>
          <w:marBottom w:val="160"/>
          <w:divBdr>
            <w:top w:val="none" w:sz="0" w:space="0" w:color="auto"/>
            <w:left w:val="none" w:sz="0" w:space="0" w:color="auto"/>
            <w:bottom w:val="none" w:sz="0" w:space="0" w:color="auto"/>
            <w:right w:val="none" w:sz="0" w:space="0" w:color="auto"/>
          </w:divBdr>
        </w:div>
        <w:div w:id="21369250">
          <w:marLeft w:val="72"/>
          <w:marRight w:val="0"/>
          <w:marTop w:val="120"/>
          <w:marBottom w:val="80"/>
          <w:divBdr>
            <w:top w:val="none" w:sz="0" w:space="0" w:color="auto"/>
            <w:left w:val="none" w:sz="0" w:space="0" w:color="auto"/>
            <w:bottom w:val="none" w:sz="0" w:space="0" w:color="auto"/>
            <w:right w:val="none" w:sz="0" w:space="0" w:color="auto"/>
          </w:divBdr>
        </w:div>
        <w:div w:id="1866285983">
          <w:marLeft w:val="72"/>
          <w:marRight w:val="0"/>
          <w:marTop w:val="121"/>
          <w:marBottom w:val="0"/>
          <w:divBdr>
            <w:top w:val="none" w:sz="0" w:space="0" w:color="auto"/>
            <w:left w:val="none" w:sz="0" w:space="0" w:color="auto"/>
            <w:bottom w:val="none" w:sz="0" w:space="0" w:color="auto"/>
            <w:right w:val="none" w:sz="0" w:space="0" w:color="auto"/>
          </w:divBdr>
        </w:div>
        <w:div w:id="792789964">
          <w:marLeft w:val="72"/>
          <w:marRight w:val="0"/>
          <w:marTop w:val="121"/>
          <w:marBottom w:val="0"/>
          <w:divBdr>
            <w:top w:val="none" w:sz="0" w:space="0" w:color="auto"/>
            <w:left w:val="none" w:sz="0" w:space="0" w:color="auto"/>
            <w:bottom w:val="none" w:sz="0" w:space="0" w:color="auto"/>
            <w:right w:val="none" w:sz="0" w:space="0" w:color="auto"/>
          </w:divBdr>
        </w:div>
      </w:divsChild>
    </w:div>
    <w:div w:id="798576065">
      <w:bodyDiv w:val="1"/>
      <w:marLeft w:val="0"/>
      <w:marRight w:val="0"/>
      <w:marTop w:val="0"/>
      <w:marBottom w:val="0"/>
      <w:divBdr>
        <w:top w:val="none" w:sz="0" w:space="0" w:color="auto"/>
        <w:left w:val="none" w:sz="0" w:space="0" w:color="auto"/>
        <w:bottom w:val="none" w:sz="0" w:space="0" w:color="auto"/>
        <w:right w:val="none" w:sz="0" w:space="0" w:color="auto"/>
      </w:divBdr>
    </w:div>
    <w:div w:id="868837976">
      <w:bodyDiv w:val="1"/>
      <w:marLeft w:val="0"/>
      <w:marRight w:val="0"/>
      <w:marTop w:val="0"/>
      <w:marBottom w:val="0"/>
      <w:divBdr>
        <w:top w:val="none" w:sz="0" w:space="0" w:color="auto"/>
        <w:left w:val="none" w:sz="0" w:space="0" w:color="auto"/>
        <w:bottom w:val="none" w:sz="0" w:space="0" w:color="auto"/>
        <w:right w:val="none" w:sz="0" w:space="0" w:color="auto"/>
      </w:divBdr>
    </w:div>
    <w:div w:id="1229464084">
      <w:bodyDiv w:val="1"/>
      <w:marLeft w:val="0"/>
      <w:marRight w:val="0"/>
      <w:marTop w:val="0"/>
      <w:marBottom w:val="0"/>
      <w:divBdr>
        <w:top w:val="none" w:sz="0" w:space="0" w:color="auto"/>
        <w:left w:val="none" w:sz="0" w:space="0" w:color="auto"/>
        <w:bottom w:val="none" w:sz="0" w:space="0" w:color="auto"/>
        <w:right w:val="none" w:sz="0" w:space="0" w:color="auto"/>
      </w:divBdr>
    </w:div>
    <w:div w:id="1322193945">
      <w:bodyDiv w:val="1"/>
      <w:marLeft w:val="0"/>
      <w:marRight w:val="0"/>
      <w:marTop w:val="0"/>
      <w:marBottom w:val="0"/>
      <w:divBdr>
        <w:top w:val="none" w:sz="0" w:space="0" w:color="auto"/>
        <w:left w:val="none" w:sz="0" w:space="0" w:color="auto"/>
        <w:bottom w:val="none" w:sz="0" w:space="0" w:color="auto"/>
        <w:right w:val="none" w:sz="0" w:space="0" w:color="auto"/>
      </w:divBdr>
    </w:div>
    <w:div w:id="1766922735">
      <w:bodyDiv w:val="1"/>
      <w:marLeft w:val="0"/>
      <w:marRight w:val="0"/>
      <w:marTop w:val="0"/>
      <w:marBottom w:val="0"/>
      <w:divBdr>
        <w:top w:val="none" w:sz="0" w:space="0" w:color="auto"/>
        <w:left w:val="none" w:sz="0" w:space="0" w:color="auto"/>
        <w:bottom w:val="none" w:sz="0" w:space="0" w:color="auto"/>
        <w:right w:val="none" w:sz="0" w:space="0" w:color="auto"/>
      </w:divBdr>
    </w:div>
    <w:div w:id="1797093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diagramQuickStyle" Target="diagrams/quickStyle1.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chart" Target="charts/chart1.xm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diagramLayout" Target="diagrams/layout1.xml"/><Relationship Id="rId11" Type="http://schemas.microsoft.com/office/2011/relationships/commentsExtended" Target="commentsExtended.xml"/><Relationship Id="rId5" Type="http://schemas.openxmlformats.org/officeDocument/2006/relationships/diagramData" Target="diagrams/data1.xml"/><Relationship Id="rId15" Type="http://schemas.openxmlformats.org/officeDocument/2006/relationships/image" Target="media/image4.png"/><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en-US" dirty="0" smtClean="0"/>
              <a:t>Query Time </a:t>
            </a:r>
            <a:r>
              <a:rPr lang="en-US" dirty="0"/>
              <a:t>(sec)</a:t>
            </a:r>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Time (sec)</c:v>
                </c:pt>
              </c:strCache>
            </c:strRef>
          </c:tx>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mn-lt"/>
                      <a:ea typeface="+mn-ea"/>
                      <a:cs typeface="+mn-cs"/>
                    </a:defRPr>
                  </a:pPr>
                  <a:endParaRPr lang="en-US"/>
                </a:p>
              </c:txPr>
              <c:dLblPos val="inEnd"/>
              <c:showLegendKey val="0"/>
              <c:showVal val="1"/>
              <c:showCatName val="0"/>
              <c:showSerName val="0"/>
              <c:showPercent val="0"/>
              <c:showBubbleSize val="0"/>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Sheet1!$A$2:$A$3</c:f>
              <c:strCache>
                <c:ptCount val="2"/>
                <c:pt idx="0">
                  <c:v>Cluster</c:v>
                </c:pt>
                <c:pt idx="1">
                  <c:v>SDFX</c:v>
                </c:pt>
              </c:strCache>
            </c:strRef>
          </c:cat>
          <c:val>
            <c:numRef>
              <c:f>Sheet1!$B$2:$B$3</c:f>
              <c:numCache>
                <c:formatCode>General</c:formatCode>
                <c:ptCount val="2"/>
                <c:pt idx="0">
                  <c:v>15240</c:v>
                </c:pt>
                <c:pt idx="1">
                  <c:v>14.8</c:v>
                </c:pt>
              </c:numCache>
            </c:numRef>
          </c:val>
        </c:ser>
        <c:dLbls>
          <c:dLblPos val="inEnd"/>
          <c:showLegendKey val="0"/>
          <c:showVal val="1"/>
          <c:showCatName val="0"/>
          <c:showSerName val="0"/>
          <c:showPercent val="0"/>
          <c:showBubbleSize val="0"/>
        </c:dLbls>
        <c:gapWidth val="41"/>
        <c:axId val="460693208"/>
        <c:axId val="460692424"/>
      </c:barChart>
      <c:catAx>
        <c:axId val="460693208"/>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en-US"/>
          </a:p>
        </c:txPr>
        <c:crossAx val="460692424"/>
        <c:crosses val="autoZero"/>
        <c:auto val="1"/>
        <c:lblAlgn val="ctr"/>
        <c:lblOffset val="100"/>
        <c:noMultiLvlLbl val="0"/>
      </c:catAx>
      <c:valAx>
        <c:axId val="460692424"/>
        <c:scaling>
          <c:orientation val="minMax"/>
        </c:scaling>
        <c:delete val="1"/>
        <c:axPos val="l"/>
        <c:numFmt formatCode="General" sourceLinked="1"/>
        <c:majorTickMark val="none"/>
        <c:minorTickMark val="none"/>
        <c:tickLblPos val="nextTo"/>
        <c:crossAx val="460693208"/>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CAAA068-ABB1-4DEF-B2E3-78255887B925}" type="doc">
      <dgm:prSet loTypeId="urn:microsoft.com/office/officeart/2011/layout/HexagonRadial" loCatId="cycle" qsTypeId="urn:microsoft.com/office/officeart/2005/8/quickstyle/simple1" qsCatId="simple" csTypeId="urn:microsoft.com/office/officeart/2005/8/colors/accent1_2" csCatId="accent1" phldr="1"/>
      <dgm:spPr/>
      <dgm:t>
        <a:bodyPr/>
        <a:lstStyle/>
        <a:p>
          <a:endParaRPr lang="en-GB"/>
        </a:p>
      </dgm:t>
    </dgm:pt>
    <dgm:pt modelId="{2CA6DC45-A87B-4987-8A5C-3E9CB86B68E2}">
      <dgm:prSet phldrT="[Text]" custT="1">
        <dgm:style>
          <a:lnRef idx="2">
            <a:schemeClr val="accent2"/>
          </a:lnRef>
          <a:fillRef idx="1">
            <a:schemeClr val="lt1"/>
          </a:fillRef>
          <a:effectRef idx="0">
            <a:schemeClr val="accent2"/>
          </a:effectRef>
          <a:fontRef idx="minor">
            <a:schemeClr val="dk1"/>
          </a:fontRef>
        </dgm:style>
      </dgm:prSet>
      <dgm:spPr/>
      <dgm:t>
        <a:bodyPr/>
        <a:lstStyle/>
        <a:p>
          <a:pPr algn="ctr"/>
          <a:r>
            <a:rPr lang="en-US" sz="800" dirty="0" smtClean="0"/>
            <a:t>Memory-Driven Computing</a:t>
          </a:r>
        </a:p>
      </dgm:t>
    </dgm:pt>
    <dgm:pt modelId="{A3991645-DC6F-4DE6-A61E-6CDE161E97E5}" type="parTrans" cxnId="{AB96098A-6708-4299-9FF5-C58AE0816C2A}">
      <dgm:prSet/>
      <dgm:spPr/>
      <dgm:t>
        <a:bodyPr/>
        <a:lstStyle/>
        <a:p>
          <a:pPr algn="ctr"/>
          <a:endParaRPr lang="en-GB" sz="1800"/>
        </a:p>
      </dgm:t>
    </dgm:pt>
    <dgm:pt modelId="{AF33296D-01E1-47CE-8949-D03A9E594581}" type="sibTrans" cxnId="{AB96098A-6708-4299-9FF5-C58AE0816C2A}">
      <dgm:prSet/>
      <dgm:spPr/>
      <dgm:t>
        <a:bodyPr/>
        <a:lstStyle/>
        <a:p>
          <a:pPr algn="ctr"/>
          <a:endParaRPr lang="en-GB" sz="1800"/>
        </a:p>
      </dgm:t>
    </dgm:pt>
    <dgm:pt modelId="{6D43D9CC-0D04-4C49-B288-0B70C8BA5D53}">
      <dgm:prSet phldrT="[Text]" custT="1">
        <dgm:style>
          <a:lnRef idx="2">
            <a:schemeClr val="accent2"/>
          </a:lnRef>
          <a:fillRef idx="1">
            <a:schemeClr val="lt1"/>
          </a:fillRef>
          <a:effectRef idx="0">
            <a:schemeClr val="accent2"/>
          </a:effectRef>
          <a:fontRef idx="minor">
            <a:schemeClr val="dk1"/>
          </a:fontRef>
        </dgm:style>
      </dgm:prSet>
      <dgm:spPr/>
      <dgm:t>
        <a:bodyPr/>
        <a:lstStyle/>
        <a:p>
          <a:pPr algn="ctr"/>
          <a:r>
            <a:rPr lang="en-US" sz="500" dirty="0" smtClean="0"/>
            <a:t>Co-located business logic, analytics and data</a:t>
          </a:r>
          <a:endParaRPr lang="en-GB" sz="500" dirty="0"/>
        </a:p>
      </dgm:t>
    </dgm:pt>
    <dgm:pt modelId="{7759F4E1-2A24-4517-9DAB-3F1CF56883A5}" type="parTrans" cxnId="{16FB9DC9-3C59-4CCB-921F-55ADAA0FF2D0}">
      <dgm:prSet/>
      <dgm:spPr/>
      <dgm:t>
        <a:bodyPr/>
        <a:lstStyle/>
        <a:p>
          <a:pPr algn="ctr"/>
          <a:endParaRPr lang="en-GB" sz="1800"/>
        </a:p>
      </dgm:t>
    </dgm:pt>
    <dgm:pt modelId="{F0E07294-DD44-4C5F-B5A8-3A81E5FA97A2}" type="sibTrans" cxnId="{16FB9DC9-3C59-4CCB-921F-55ADAA0FF2D0}">
      <dgm:prSet/>
      <dgm:spPr/>
      <dgm:t>
        <a:bodyPr/>
        <a:lstStyle/>
        <a:p>
          <a:pPr algn="ctr"/>
          <a:endParaRPr lang="en-GB" sz="1800"/>
        </a:p>
      </dgm:t>
    </dgm:pt>
    <dgm:pt modelId="{7E66CD86-C1D5-4E2C-89D1-12475DC5238B}">
      <dgm:prSet phldrT="[Text]" custT="1">
        <dgm:style>
          <a:lnRef idx="2">
            <a:schemeClr val="accent2"/>
          </a:lnRef>
          <a:fillRef idx="1">
            <a:schemeClr val="lt1"/>
          </a:fillRef>
          <a:effectRef idx="0">
            <a:schemeClr val="accent2"/>
          </a:effectRef>
          <a:fontRef idx="minor">
            <a:schemeClr val="dk1"/>
          </a:fontRef>
        </dgm:style>
      </dgm:prSet>
      <dgm:spPr/>
      <dgm:t>
        <a:bodyPr/>
        <a:lstStyle/>
        <a:p>
          <a:pPr algn="ctr"/>
          <a:r>
            <a:rPr lang="en-US" sz="500" dirty="0" smtClean="0"/>
            <a:t>Unified memory for applications with polyglot persistence</a:t>
          </a:r>
          <a:endParaRPr lang="en-GB" sz="500" dirty="0"/>
        </a:p>
      </dgm:t>
    </dgm:pt>
    <dgm:pt modelId="{D14B50EC-013A-4005-BAFA-02C3952A21D4}" type="parTrans" cxnId="{26FAD332-465C-4EB8-BD40-9DE4DA0ADAC0}">
      <dgm:prSet/>
      <dgm:spPr/>
      <dgm:t>
        <a:bodyPr/>
        <a:lstStyle/>
        <a:p>
          <a:pPr algn="ctr"/>
          <a:endParaRPr lang="en-GB" sz="1800"/>
        </a:p>
      </dgm:t>
    </dgm:pt>
    <dgm:pt modelId="{8F54BEAF-5F91-40DC-866F-95931C6781A9}" type="sibTrans" cxnId="{26FAD332-465C-4EB8-BD40-9DE4DA0ADAC0}">
      <dgm:prSet/>
      <dgm:spPr/>
      <dgm:t>
        <a:bodyPr/>
        <a:lstStyle/>
        <a:p>
          <a:pPr algn="ctr"/>
          <a:endParaRPr lang="en-GB" sz="1800"/>
        </a:p>
      </dgm:t>
    </dgm:pt>
    <dgm:pt modelId="{0041AE89-741F-4DE8-B6D9-FAF56329EE2E}">
      <dgm:prSet phldrT="[Text]" custT="1">
        <dgm:style>
          <a:lnRef idx="2">
            <a:schemeClr val="accent2"/>
          </a:lnRef>
          <a:fillRef idx="1">
            <a:schemeClr val="lt1"/>
          </a:fillRef>
          <a:effectRef idx="0">
            <a:schemeClr val="accent2"/>
          </a:effectRef>
          <a:fontRef idx="minor">
            <a:schemeClr val="dk1"/>
          </a:fontRef>
        </dgm:style>
      </dgm:prSet>
      <dgm:spPr/>
      <dgm:t>
        <a:bodyPr/>
        <a:lstStyle/>
        <a:p>
          <a:pPr algn="ctr"/>
          <a:r>
            <a:rPr lang="en-US" sz="500" dirty="0" smtClean="0"/>
            <a:t>large volume of data pre-processing i.e. data normalizing and harmonizing before deriving insights</a:t>
          </a:r>
          <a:endParaRPr lang="en-GB" sz="500" dirty="0"/>
        </a:p>
      </dgm:t>
    </dgm:pt>
    <dgm:pt modelId="{E8FBE994-BC94-4521-AE5E-3CE9950F1182}" type="parTrans" cxnId="{53C78A4D-DA05-4110-B488-19188418FE9E}">
      <dgm:prSet/>
      <dgm:spPr/>
      <dgm:t>
        <a:bodyPr/>
        <a:lstStyle/>
        <a:p>
          <a:pPr algn="ctr"/>
          <a:endParaRPr lang="en-GB" sz="1800"/>
        </a:p>
      </dgm:t>
    </dgm:pt>
    <dgm:pt modelId="{D3FA40F8-04A3-47EB-8ABD-3310289B52D9}" type="sibTrans" cxnId="{53C78A4D-DA05-4110-B488-19188418FE9E}">
      <dgm:prSet/>
      <dgm:spPr/>
      <dgm:t>
        <a:bodyPr/>
        <a:lstStyle/>
        <a:p>
          <a:pPr algn="ctr"/>
          <a:endParaRPr lang="en-GB" sz="1800"/>
        </a:p>
      </dgm:t>
    </dgm:pt>
    <dgm:pt modelId="{BA4144BD-38B6-4339-8028-C57B52E2FF9B}">
      <dgm:prSet phldrT="[Text]" custT="1">
        <dgm:style>
          <a:lnRef idx="2">
            <a:schemeClr val="accent2"/>
          </a:lnRef>
          <a:fillRef idx="1">
            <a:schemeClr val="lt1"/>
          </a:fillRef>
          <a:effectRef idx="0">
            <a:schemeClr val="accent2"/>
          </a:effectRef>
          <a:fontRef idx="minor">
            <a:schemeClr val="dk1"/>
          </a:fontRef>
        </dgm:style>
      </dgm:prSet>
      <dgm:spPr/>
      <dgm:t>
        <a:bodyPr/>
        <a:lstStyle/>
        <a:p>
          <a:pPr algn="ctr"/>
          <a:r>
            <a:rPr lang="en-US" sz="500" dirty="0" smtClean="0"/>
            <a:t>Unified analytics on streaming, hot and historical data</a:t>
          </a:r>
          <a:endParaRPr lang="en-GB" sz="500" dirty="0"/>
        </a:p>
      </dgm:t>
    </dgm:pt>
    <dgm:pt modelId="{330E4645-BEFA-46E7-98F8-1F936685F0E7}" type="parTrans" cxnId="{6E3124FA-C4FF-4BE2-8091-843C5411EDA1}">
      <dgm:prSet/>
      <dgm:spPr/>
      <dgm:t>
        <a:bodyPr/>
        <a:lstStyle/>
        <a:p>
          <a:pPr algn="ctr"/>
          <a:endParaRPr lang="en-GB" sz="1800"/>
        </a:p>
      </dgm:t>
    </dgm:pt>
    <dgm:pt modelId="{6FB3FAAE-C585-47FE-9D86-4A9B82A3C4A8}" type="sibTrans" cxnId="{6E3124FA-C4FF-4BE2-8091-843C5411EDA1}">
      <dgm:prSet/>
      <dgm:spPr/>
      <dgm:t>
        <a:bodyPr/>
        <a:lstStyle/>
        <a:p>
          <a:pPr algn="ctr"/>
          <a:endParaRPr lang="en-GB" sz="1800"/>
        </a:p>
      </dgm:t>
    </dgm:pt>
    <dgm:pt modelId="{54E12785-CD60-40B2-B87B-EF9DD59F8FCD}">
      <dgm:prSet phldrT="[Text]" custT="1">
        <dgm:style>
          <a:lnRef idx="2">
            <a:schemeClr val="accent2"/>
          </a:lnRef>
          <a:fillRef idx="1">
            <a:schemeClr val="lt1"/>
          </a:fillRef>
          <a:effectRef idx="0">
            <a:schemeClr val="accent2"/>
          </a:effectRef>
          <a:fontRef idx="minor">
            <a:schemeClr val="dk1"/>
          </a:fontRef>
        </dgm:style>
      </dgm:prSet>
      <dgm:spPr/>
      <dgm:t>
        <a:bodyPr/>
        <a:lstStyle/>
        <a:p>
          <a:pPr algn="ctr"/>
          <a:r>
            <a:rPr lang="en-US" sz="500" dirty="0" smtClean="0"/>
            <a:t>Transform from discrete data analytics to connected data analytics</a:t>
          </a:r>
          <a:endParaRPr lang="en-GB" sz="500" dirty="0"/>
        </a:p>
      </dgm:t>
    </dgm:pt>
    <dgm:pt modelId="{378181E5-2424-4ABC-A66B-6710F5F7443F}" type="sibTrans" cxnId="{391FB6BD-FFEB-491A-95EB-CD570656BBF5}">
      <dgm:prSet/>
      <dgm:spPr/>
      <dgm:t>
        <a:bodyPr/>
        <a:lstStyle/>
        <a:p>
          <a:pPr algn="ctr"/>
          <a:endParaRPr lang="en-GB" sz="1800"/>
        </a:p>
      </dgm:t>
    </dgm:pt>
    <dgm:pt modelId="{7D4D74CC-6027-47AC-83FA-29E14688F60E}" type="parTrans" cxnId="{391FB6BD-FFEB-491A-95EB-CD570656BBF5}">
      <dgm:prSet/>
      <dgm:spPr/>
      <dgm:t>
        <a:bodyPr/>
        <a:lstStyle/>
        <a:p>
          <a:pPr algn="ctr"/>
          <a:endParaRPr lang="en-GB" sz="1800"/>
        </a:p>
      </dgm:t>
    </dgm:pt>
    <dgm:pt modelId="{57896AEE-BB93-43AD-9548-0149ABAE2842}">
      <dgm:prSet phldrT="[Text]" custT="1">
        <dgm:style>
          <a:lnRef idx="2">
            <a:schemeClr val="accent2"/>
          </a:lnRef>
          <a:fillRef idx="1">
            <a:schemeClr val="lt1"/>
          </a:fillRef>
          <a:effectRef idx="0">
            <a:schemeClr val="accent2"/>
          </a:effectRef>
          <a:fontRef idx="minor">
            <a:schemeClr val="dk1"/>
          </a:fontRef>
        </dgm:style>
      </dgm:prSet>
      <dgm:spPr/>
      <dgm:t>
        <a:bodyPr/>
        <a:lstStyle/>
        <a:p>
          <a:pPr algn="ctr"/>
          <a:r>
            <a:rPr lang="en-US" sz="500" dirty="0" smtClean="0"/>
            <a:t>Accelerated time-to-insights with purpose-built analytics leveraging CPU, GPU and FPGA without moving data around</a:t>
          </a:r>
          <a:endParaRPr lang="en-GB" sz="500" dirty="0"/>
        </a:p>
      </dgm:t>
    </dgm:pt>
    <dgm:pt modelId="{AA44524D-93BF-44E2-92A4-0F3A928D2A00}" type="sibTrans" cxnId="{AAD6064E-2DF8-4F4D-865D-60D2DCD16BDF}">
      <dgm:prSet/>
      <dgm:spPr/>
      <dgm:t>
        <a:bodyPr/>
        <a:lstStyle/>
        <a:p>
          <a:pPr algn="ctr"/>
          <a:endParaRPr lang="en-GB" sz="1800"/>
        </a:p>
      </dgm:t>
    </dgm:pt>
    <dgm:pt modelId="{80B31CA7-49EF-49F0-B55E-603754606291}" type="parTrans" cxnId="{AAD6064E-2DF8-4F4D-865D-60D2DCD16BDF}">
      <dgm:prSet/>
      <dgm:spPr/>
      <dgm:t>
        <a:bodyPr/>
        <a:lstStyle/>
        <a:p>
          <a:pPr algn="ctr"/>
          <a:endParaRPr lang="en-GB" sz="1800"/>
        </a:p>
      </dgm:t>
    </dgm:pt>
    <dgm:pt modelId="{35C21D96-381F-4475-8525-C6314D6C6682}" type="pres">
      <dgm:prSet presAssocID="{5CAAA068-ABB1-4DEF-B2E3-78255887B925}" presName="Name0" presStyleCnt="0">
        <dgm:presLayoutVars>
          <dgm:chMax val="1"/>
          <dgm:chPref val="1"/>
          <dgm:dir/>
          <dgm:animOne val="branch"/>
          <dgm:animLvl val="lvl"/>
        </dgm:presLayoutVars>
      </dgm:prSet>
      <dgm:spPr/>
      <dgm:t>
        <a:bodyPr/>
        <a:lstStyle/>
        <a:p>
          <a:endParaRPr lang="en-GB"/>
        </a:p>
      </dgm:t>
    </dgm:pt>
    <dgm:pt modelId="{BE58EF37-C056-49B6-A6D5-9B4400E3821D}" type="pres">
      <dgm:prSet presAssocID="{2CA6DC45-A87B-4987-8A5C-3E9CB86B68E2}" presName="Parent" presStyleLbl="node0" presStyleIdx="0" presStyleCnt="1" custScaleX="143727">
        <dgm:presLayoutVars>
          <dgm:chMax val="6"/>
          <dgm:chPref val="6"/>
        </dgm:presLayoutVars>
      </dgm:prSet>
      <dgm:spPr/>
      <dgm:t>
        <a:bodyPr/>
        <a:lstStyle/>
        <a:p>
          <a:endParaRPr lang="en-GB"/>
        </a:p>
      </dgm:t>
    </dgm:pt>
    <dgm:pt modelId="{16468750-CC1C-46C9-B6F4-43D57126479F}" type="pres">
      <dgm:prSet presAssocID="{6D43D9CC-0D04-4C49-B288-0B70C8BA5D53}" presName="Accent1" presStyleCnt="0"/>
      <dgm:spPr/>
    </dgm:pt>
    <dgm:pt modelId="{4908A03B-50C1-409C-81F0-50E3A6EBF672}" type="pres">
      <dgm:prSet presAssocID="{6D43D9CC-0D04-4C49-B288-0B70C8BA5D53}" presName="Accent" presStyleLbl="bgShp" presStyleIdx="0" presStyleCnt="6"/>
      <dgm:spPr/>
    </dgm:pt>
    <dgm:pt modelId="{6B628AD9-2A98-46AE-A93B-74588CBC5306}" type="pres">
      <dgm:prSet presAssocID="{6D43D9CC-0D04-4C49-B288-0B70C8BA5D53}" presName="Child1" presStyleLbl="node1" presStyleIdx="0" presStyleCnt="6">
        <dgm:presLayoutVars>
          <dgm:chMax val="0"/>
          <dgm:chPref val="0"/>
          <dgm:bulletEnabled val="1"/>
        </dgm:presLayoutVars>
      </dgm:prSet>
      <dgm:spPr/>
      <dgm:t>
        <a:bodyPr/>
        <a:lstStyle/>
        <a:p>
          <a:endParaRPr lang="en-GB"/>
        </a:p>
      </dgm:t>
    </dgm:pt>
    <dgm:pt modelId="{E3914561-9716-4091-82D7-E66D79104211}" type="pres">
      <dgm:prSet presAssocID="{7E66CD86-C1D5-4E2C-89D1-12475DC5238B}" presName="Accent2" presStyleCnt="0"/>
      <dgm:spPr/>
    </dgm:pt>
    <dgm:pt modelId="{A5B77F9C-3B8D-424E-A6BE-4BE67D16B458}" type="pres">
      <dgm:prSet presAssocID="{7E66CD86-C1D5-4E2C-89D1-12475DC5238B}" presName="Accent" presStyleLbl="bgShp" presStyleIdx="1" presStyleCnt="6"/>
      <dgm:spPr/>
    </dgm:pt>
    <dgm:pt modelId="{DA49FE8D-FF08-412F-B72E-3C8B7F213C1F}" type="pres">
      <dgm:prSet presAssocID="{7E66CD86-C1D5-4E2C-89D1-12475DC5238B}" presName="Child2" presStyleLbl="node1" presStyleIdx="1" presStyleCnt="6">
        <dgm:presLayoutVars>
          <dgm:chMax val="0"/>
          <dgm:chPref val="0"/>
          <dgm:bulletEnabled val="1"/>
        </dgm:presLayoutVars>
      </dgm:prSet>
      <dgm:spPr/>
      <dgm:t>
        <a:bodyPr/>
        <a:lstStyle/>
        <a:p>
          <a:endParaRPr lang="en-GB"/>
        </a:p>
      </dgm:t>
    </dgm:pt>
    <dgm:pt modelId="{7D1D91B4-5A87-41FF-8958-72DC6AA7C02C}" type="pres">
      <dgm:prSet presAssocID="{57896AEE-BB93-43AD-9548-0149ABAE2842}" presName="Accent3" presStyleCnt="0"/>
      <dgm:spPr/>
    </dgm:pt>
    <dgm:pt modelId="{14DEDF1E-AB92-4FD5-8600-7739F80FB291}" type="pres">
      <dgm:prSet presAssocID="{57896AEE-BB93-43AD-9548-0149ABAE2842}" presName="Accent" presStyleLbl="bgShp" presStyleIdx="2" presStyleCnt="6"/>
      <dgm:spPr/>
    </dgm:pt>
    <dgm:pt modelId="{2C571943-76FF-4946-8675-B80655A8CEBA}" type="pres">
      <dgm:prSet presAssocID="{57896AEE-BB93-43AD-9548-0149ABAE2842}" presName="Child3" presStyleLbl="node1" presStyleIdx="2" presStyleCnt="6">
        <dgm:presLayoutVars>
          <dgm:chMax val="0"/>
          <dgm:chPref val="0"/>
          <dgm:bulletEnabled val="1"/>
        </dgm:presLayoutVars>
      </dgm:prSet>
      <dgm:spPr/>
      <dgm:t>
        <a:bodyPr/>
        <a:lstStyle/>
        <a:p>
          <a:endParaRPr lang="en-GB"/>
        </a:p>
      </dgm:t>
    </dgm:pt>
    <dgm:pt modelId="{B4338084-1C38-434C-8CEF-BAEC12062F92}" type="pres">
      <dgm:prSet presAssocID="{0041AE89-741F-4DE8-B6D9-FAF56329EE2E}" presName="Accent4" presStyleCnt="0"/>
      <dgm:spPr/>
    </dgm:pt>
    <dgm:pt modelId="{6F83CD7F-38BE-4CDE-8D9B-E4C40E71779B}" type="pres">
      <dgm:prSet presAssocID="{0041AE89-741F-4DE8-B6D9-FAF56329EE2E}" presName="Accent" presStyleLbl="bgShp" presStyleIdx="3" presStyleCnt="6"/>
      <dgm:spPr/>
    </dgm:pt>
    <dgm:pt modelId="{64BBC9D7-C3A7-4358-9DAA-E54131AEEBBF}" type="pres">
      <dgm:prSet presAssocID="{0041AE89-741F-4DE8-B6D9-FAF56329EE2E}" presName="Child4" presStyleLbl="node1" presStyleIdx="3" presStyleCnt="6">
        <dgm:presLayoutVars>
          <dgm:chMax val="0"/>
          <dgm:chPref val="0"/>
          <dgm:bulletEnabled val="1"/>
        </dgm:presLayoutVars>
      </dgm:prSet>
      <dgm:spPr/>
      <dgm:t>
        <a:bodyPr/>
        <a:lstStyle/>
        <a:p>
          <a:endParaRPr lang="en-GB"/>
        </a:p>
      </dgm:t>
    </dgm:pt>
    <dgm:pt modelId="{A393157A-E2DB-4719-B7C2-9CF780BFF3F6}" type="pres">
      <dgm:prSet presAssocID="{54E12785-CD60-40B2-B87B-EF9DD59F8FCD}" presName="Accent5" presStyleCnt="0"/>
      <dgm:spPr/>
    </dgm:pt>
    <dgm:pt modelId="{C26673AB-1217-4616-A221-E1F7EE66372C}" type="pres">
      <dgm:prSet presAssocID="{54E12785-CD60-40B2-B87B-EF9DD59F8FCD}" presName="Accent" presStyleLbl="bgShp" presStyleIdx="4" presStyleCnt="6"/>
      <dgm:spPr/>
    </dgm:pt>
    <dgm:pt modelId="{2A06F102-B2DB-4B83-A947-969CC72BF599}" type="pres">
      <dgm:prSet presAssocID="{54E12785-CD60-40B2-B87B-EF9DD59F8FCD}" presName="Child5" presStyleLbl="node1" presStyleIdx="4" presStyleCnt="6">
        <dgm:presLayoutVars>
          <dgm:chMax val="0"/>
          <dgm:chPref val="0"/>
          <dgm:bulletEnabled val="1"/>
        </dgm:presLayoutVars>
      </dgm:prSet>
      <dgm:spPr/>
      <dgm:t>
        <a:bodyPr/>
        <a:lstStyle/>
        <a:p>
          <a:endParaRPr lang="en-GB"/>
        </a:p>
      </dgm:t>
    </dgm:pt>
    <dgm:pt modelId="{9FC1E942-A76B-4D19-86B8-EF17773DFD82}" type="pres">
      <dgm:prSet presAssocID="{BA4144BD-38B6-4339-8028-C57B52E2FF9B}" presName="Accent6" presStyleCnt="0"/>
      <dgm:spPr/>
    </dgm:pt>
    <dgm:pt modelId="{B230349D-5495-418D-B065-AFEE57B5AC35}" type="pres">
      <dgm:prSet presAssocID="{BA4144BD-38B6-4339-8028-C57B52E2FF9B}" presName="Accent" presStyleLbl="bgShp" presStyleIdx="5" presStyleCnt="6"/>
      <dgm:spPr/>
    </dgm:pt>
    <dgm:pt modelId="{C629C7D8-09E9-45F9-9E6E-36F1AD7C7432}" type="pres">
      <dgm:prSet presAssocID="{BA4144BD-38B6-4339-8028-C57B52E2FF9B}" presName="Child6" presStyleLbl="node1" presStyleIdx="5" presStyleCnt="6">
        <dgm:presLayoutVars>
          <dgm:chMax val="0"/>
          <dgm:chPref val="0"/>
          <dgm:bulletEnabled val="1"/>
        </dgm:presLayoutVars>
      </dgm:prSet>
      <dgm:spPr/>
      <dgm:t>
        <a:bodyPr/>
        <a:lstStyle/>
        <a:p>
          <a:endParaRPr lang="en-GB"/>
        </a:p>
      </dgm:t>
    </dgm:pt>
  </dgm:ptLst>
  <dgm:cxnLst>
    <dgm:cxn modelId="{391FB6BD-FFEB-491A-95EB-CD570656BBF5}" srcId="{2CA6DC45-A87B-4987-8A5C-3E9CB86B68E2}" destId="{54E12785-CD60-40B2-B87B-EF9DD59F8FCD}" srcOrd="4" destOrd="0" parTransId="{7D4D74CC-6027-47AC-83FA-29E14688F60E}" sibTransId="{378181E5-2424-4ABC-A66B-6710F5F7443F}"/>
    <dgm:cxn modelId="{6E3124FA-C4FF-4BE2-8091-843C5411EDA1}" srcId="{2CA6DC45-A87B-4987-8A5C-3E9CB86B68E2}" destId="{BA4144BD-38B6-4339-8028-C57B52E2FF9B}" srcOrd="5" destOrd="0" parTransId="{330E4645-BEFA-46E7-98F8-1F936685F0E7}" sibTransId="{6FB3FAAE-C585-47FE-9D86-4A9B82A3C4A8}"/>
    <dgm:cxn modelId="{B1FFEE9D-5CD9-4DAF-A0B8-A59D694E9B80}" type="presOf" srcId="{54E12785-CD60-40B2-B87B-EF9DD59F8FCD}" destId="{2A06F102-B2DB-4B83-A947-969CC72BF599}" srcOrd="0" destOrd="0" presId="urn:microsoft.com/office/officeart/2011/layout/HexagonRadial"/>
    <dgm:cxn modelId="{2E5FE8FE-C5F8-40E2-A47A-4D5876445C9A}" type="presOf" srcId="{2CA6DC45-A87B-4987-8A5C-3E9CB86B68E2}" destId="{BE58EF37-C056-49B6-A6D5-9B4400E3821D}" srcOrd="0" destOrd="0" presId="urn:microsoft.com/office/officeart/2011/layout/HexagonRadial"/>
    <dgm:cxn modelId="{03065A45-90D8-4345-B687-F369C816D5EF}" type="presOf" srcId="{0041AE89-741F-4DE8-B6D9-FAF56329EE2E}" destId="{64BBC9D7-C3A7-4358-9DAA-E54131AEEBBF}" srcOrd="0" destOrd="0" presId="urn:microsoft.com/office/officeart/2011/layout/HexagonRadial"/>
    <dgm:cxn modelId="{53C78A4D-DA05-4110-B488-19188418FE9E}" srcId="{2CA6DC45-A87B-4987-8A5C-3E9CB86B68E2}" destId="{0041AE89-741F-4DE8-B6D9-FAF56329EE2E}" srcOrd="3" destOrd="0" parTransId="{E8FBE994-BC94-4521-AE5E-3CE9950F1182}" sibTransId="{D3FA40F8-04A3-47EB-8ABD-3310289B52D9}"/>
    <dgm:cxn modelId="{26FAD332-465C-4EB8-BD40-9DE4DA0ADAC0}" srcId="{2CA6DC45-A87B-4987-8A5C-3E9CB86B68E2}" destId="{7E66CD86-C1D5-4E2C-89D1-12475DC5238B}" srcOrd="1" destOrd="0" parTransId="{D14B50EC-013A-4005-BAFA-02C3952A21D4}" sibTransId="{8F54BEAF-5F91-40DC-866F-95931C6781A9}"/>
    <dgm:cxn modelId="{4757B254-E6D6-4B1A-B9EC-DF6746313748}" type="presOf" srcId="{57896AEE-BB93-43AD-9548-0149ABAE2842}" destId="{2C571943-76FF-4946-8675-B80655A8CEBA}" srcOrd="0" destOrd="0" presId="urn:microsoft.com/office/officeart/2011/layout/HexagonRadial"/>
    <dgm:cxn modelId="{58164709-E3F5-4D2E-A214-2121D6C9C0C8}" type="presOf" srcId="{5CAAA068-ABB1-4DEF-B2E3-78255887B925}" destId="{35C21D96-381F-4475-8525-C6314D6C6682}" srcOrd="0" destOrd="0" presId="urn:microsoft.com/office/officeart/2011/layout/HexagonRadial"/>
    <dgm:cxn modelId="{16FB9DC9-3C59-4CCB-921F-55ADAA0FF2D0}" srcId="{2CA6DC45-A87B-4987-8A5C-3E9CB86B68E2}" destId="{6D43D9CC-0D04-4C49-B288-0B70C8BA5D53}" srcOrd="0" destOrd="0" parTransId="{7759F4E1-2A24-4517-9DAB-3F1CF56883A5}" sibTransId="{F0E07294-DD44-4C5F-B5A8-3A81E5FA97A2}"/>
    <dgm:cxn modelId="{AAD6064E-2DF8-4F4D-865D-60D2DCD16BDF}" srcId="{2CA6DC45-A87B-4987-8A5C-3E9CB86B68E2}" destId="{57896AEE-BB93-43AD-9548-0149ABAE2842}" srcOrd="2" destOrd="0" parTransId="{80B31CA7-49EF-49F0-B55E-603754606291}" sibTransId="{AA44524D-93BF-44E2-92A4-0F3A928D2A00}"/>
    <dgm:cxn modelId="{CDED264C-7770-4BEE-9873-2B43EF0ECB9D}" type="presOf" srcId="{6D43D9CC-0D04-4C49-B288-0B70C8BA5D53}" destId="{6B628AD9-2A98-46AE-A93B-74588CBC5306}" srcOrd="0" destOrd="0" presId="urn:microsoft.com/office/officeart/2011/layout/HexagonRadial"/>
    <dgm:cxn modelId="{AB96098A-6708-4299-9FF5-C58AE0816C2A}" srcId="{5CAAA068-ABB1-4DEF-B2E3-78255887B925}" destId="{2CA6DC45-A87B-4987-8A5C-3E9CB86B68E2}" srcOrd="0" destOrd="0" parTransId="{A3991645-DC6F-4DE6-A61E-6CDE161E97E5}" sibTransId="{AF33296D-01E1-47CE-8949-D03A9E594581}"/>
    <dgm:cxn modelId="{FB130E6C-F254-4CDD-876D-AA11B3435F98}" type="presOf" srcId="{BA4144BD-38B6-4339-8028-C57B52E2FF9B}" destId="{C629C7D8-09E9-45F9-9E6E-36F1AD7C7432}" srcOrd="0" destOrd="0" presId="urn:microsoft.com/office/officeart/2011/layout/HexagonRadial"/>
    <dgm:cxn modelId="{D4AFEAD7-1EA2-431E-8DE4-831FDEE2B7C2}" type="presOf" srcId="{7E66CD86-C1D5-4E2C-89D1-12475DC5238B}" destId="{DA49FE8D-FF08-412F-B72E-3C8B7F213C1F}" srcOrd="0" destOrd="0" presId="urn:microsoft.com/office/officeart/2011/layout/HexagonRadial"/>
    <dgm:cxn modelId="{45E0DCFA-31E9-4305-8C25-49C26E444185}" type="presParOf" srcId="{35C21D96-381F-4475-8525-C6314D6C6682}" destId="{BE58EF37-C056-49B6-A6D5-9B4400E3821D}" srcOrd="0" destOrd="0" presId="urn:microsoft.com/office/officeart/2011/layout/HexagonRadial"/>
    <dgm:cxn modelId="{70DD2E6E-0F10-4A03-8EC0-88442F35F9B2}" type="presParOf" srcId="{35C21D96-381F-4475-8525-C6314D6C6682}" destId="{16468750-CC1C-46C9-B6F4-43D57126479F}" srcOrd="1" destOrd="0" presId="urn:microsoft.com/office/officeart/2011/layout/HexagonRadial"/>
    <dgm:cxn modelId="{13BAEF33-29E3-4662-ABD2-B794C3CBBA51}" type="presParOf" srcId="{16468750-CC1C-46C9-B6F4-43D57126479F}" destId="{4908A03B-50C1-409C-81F0-50E3A6EBF672}" srcOrd="0" destOrd="0" presId="urn:microsoft.com/office/officeart/2011/layout/HexagonRadial"/>
    <dgm:cxn modelId="{65322A45-31D8-47B7-831F-129A62E15C01}" type="presParOf" srcId="{35C21D96-381F-4475-8525-C6314D6C6682}" destId="{6B628AD9-2A98-46AE-A93B-74588CBC5306}" srcOrd="2" destOrd="0" presId="urn:microsoft.com/office/officeart/2011/layout/HexagonRadial"/>
    <dgm:cxn modelId="{9F39B253-618B-4476-BD4E-1ABC97F63DE7}" type="presParOf" srcId="{35C21D96-381F-4475-8525-C6314D6C6682}" destId="{E3914561-9716-4091-82D7-E66D79104211}" srcOrd="3" destOrd="0" presId="urn:microsoft.com/office/officeart/2011/layout/HexagonRadial"/>
    <dgm:cxn modelId="{C6BA609C-BEA6-4E8A-AAF0-E1DFF78783E4}" type="presParOf" srcId="{E3914561-9716-4091-82D7-E66D79104211}" destId="{A5B77F9C-3B8D-424E-A6BE-4BE67D16B458}" srcOrd="0" destOrd="0" presId="urn:microsoft.com/office/officeart/2011/layout/HexagonRadial"/>
    <dgm:cxn modelId="{EE8C48CB-030B-4156-BF64-1FAED6839B92}" type="presParOf" srcId="{35C21D96-381F-4475-8525-C6314D6C6682}" destId="{DA49FE8D-FF08-412F-B72E-3C8B7F213C1F}" srcOrd="4" destOrd="0" presId="urn:microsoft.com/office/officeart/2011/layout/HexagonRadial"/>
    <dgm:cxn modelId="{BA1D91A5-6CBD-4DB1-BE9C-29332956E66B}" type="presParOf" srcId="{35C21D96-381F-4475-8525-C6314D6C6682}" destId="{7D1D91B4-5A87-41FF-8958-72DC6AA7C02C}" srcOrd="5" destOrd="0" presId="urn:microsoft.com/office/officeart/2011/layout/HexagonRadial"/>
    <dgm:cxn modelId="{9DC58740-728F-4EFF-B2FB-3B373B2C19C7}" type="presParOf" srcId="{7D1D91B4-5A87-41FF-8958-72DC6AA7C02C}" destId="{14DEDF1E-AB92-4FD5-8600-7739F80FB291}" srcOrd="0" destOrd="0" presId="urn:microsoft.com/office/officeart/2011/layout/HexagonRadial"/>
    <dgm:cxn modelId="{F92860B4-5961-40E5-B29D-E9DFCBD4CC70}" type="presParOf" srcId="{35C21D96-381F-4475-8525-C6314D6C6682}" destId="{2C571943-76FF-4946-8675-B80655A8CEBA}" srcOrd="6" destOrd="0" presId="urn:microsoft.com/office/officeart/2011/layout/HexagonRadial"/>
    <dgm:cxn modelId="{6D019E3D-72D7-460E-BBFA-FE2691750000}" type="presParOf" srcId="{35C21D96-381F-4475-8525-C6314D6C6682}" destId="{B4338084-1C38-434C-8CEF-BAEC12062F92}" srcOrd="7" destOrd="0" presId="urn:microsoft.com/office/officeart/2011/layout/HexagonRadial"/>
    <dgm:cxn modelId="{ABB9D924-BB09-4B03-81FE-8E1D283DAF05}" type="presParOf" srcId="{B4338084-1C38-434C-8CEF-BAEC12062F92}" destId="{6F83CD7F-38BE-4CDE-8D9B-E4C40E71779B}" srcOrd="0" destOrd="0" presId="urn:microsoft.com/office/officeart/2011/layout/HexagonRadial"/>
    <dgm:cxn modelId="{8D76F789-16F9-4E54-9970-D1AC577E4E2F}" type="presParOf" srcId="{35C21D96-381F-4475-8525-C6314D6C6682}" destId="{64BBC9D7-C3A7-4358-9DAA-E54131AEEBBF}" srcOrd="8" destOrd="0" presId="urn:microsoft.com/office/officeart/2011/layout/HexagonRadial"/>
    <dgm:cxn modelId="{EB09181A-595A-4277-8702-EBED4019CB86}" type="presParOf" srcId="{35C21D96-381F-4475-8525-C6314D6C6682}" destId="{A393157A-E2DB-4719-B7C2-9CF780BFF3F6}" srcOrd="9" destOrd="0" presId="urn:microsoft.com/office/officeart/2011/layout/HexagonRadial"/>
    <dgm:cxn modelId="{490C5D95-7D80-4ED5-B93C-0F1375CABED7}" type="presParOf" srcId="{A393157A-E2DB-4719-B7C2-9CF780BFF3F6}" destId="{C26673AB-1217-4616-A221-E1F7EE66372C}" srcOrd="0" destOrd="0" presId="urn:microsoft.com/office/officeart/2011/layout/HexagonRadial"/>
    <dgm:cxn modelId="{0176E74D-593E-4CDF-98E5-068B6C34C6E5}" type="presParOf" srcId="{35C21D96-381F-4475-8525-C6314D6C6682}" destId="{2A06F102-B2DB-4B83-A947-969CC72BF599}" srcOrd="10" destOrd="0" presId="urn:microsoft.com/office/officeart/2011/layout/HexagonRadial"/>
    <dgm:cxn modelId="{9A2F9D0C-AA4C-43AE-965C-88C6332CD443}" type="presParOf" srcId="{35C21D96-381F-4475-8525-C6314D6C6682}" destId="{9FC1E942-A76B-4D19-86B8-EF17773DFD82}" srcOrd="11" destOrd="0" presId="urn:microsoft.com/office/officeart/2011/layout/HexagonRadial"/>
    <dgm:cxn modelId="{345AB075-574D-42AC-A540-08198B0521D7}" type="presParOf" srcId="{9FC1E942-A76B-4D19-86B8-EF17773DFD82}" destId="{B230349D-5495-418D-B065-AFEE57B5AC35}" srcOrd="0" destOrd="0" presId="urn:microsoft.com/office/officeart/2011/layout/HexagonRadial"/>
    <dgm:cxn modelId="{95BA949F-25FC-42C3-A4CB-E107226D6010}" type="presParOf" srcId="{35C21D96-381F-4475-8525-C6314D6C6682}" destId="{C629C7D8-09E9-45F9-9E6E-36F1AD7C7432}" srcOrd="12" destOrd="0" presId="urn:microsoft.com/office/officeart/2011/layout/HexagonRadial"/>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58EF37-C056-49B6-A6D5-9B4400E3821D}">
      <dsp:nvSpPr>
        <dsp:cNvPr id="0" name=""/>
        <dsp:cNvSpPr/>
      </dsp:nvSpPr>
      <dsp:spPr>
        <a:xfrm>
          <a:off x="1224128" y="740741"/>
          <a:ext cx="1353210" cy="814447"/>
        </a:xfrm>
        <a:prstGeom prst="hexagon">
          <a:avLst>
            <a:gd name="adj" fmla="val 28570"/>
            <a:gd name="vf" fmla="val 115470"/>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dirty="0" smtClean="0"/>
            <a:t>Memory-Driven Computing</a:t>
          </a:r>
        </a:p>
      </dsp:txBody>
      <dsp:txXfrm>
        <a:off x="1414458" y="855294"/>
        <a:ext cx="972550" cy="585341"/>
      </dsp:txXfrm>
    </dsp:sp>
    <dsp:sp modelId="{A5B77F9C-3B8D-424E-A6BE-4BE67D16B458}">
      <dsp:nvSpPr>
        <dsp:cNvPr id="0" name=""/>
        <dsp:cNvSpPr/>
      </dsp:nvSpPr>
      <dsp:spPr>
        <a:xfrm>
          <a:off x="2019545" y="351082"/>
          <a:ext cx="355230" cy="306078"/>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B628AD9-2A98-46AE-A93B-74588CBC5306}">
      <dsp:nvSpPr>
        <dsp:cNvPr id="0" name=""/>
        <dsp:cNvSpPr/>
      </dsp:nvSpPr>
      <dsp:spPr>
        <a:xfrm>
          <a:off x="1516703" y="0"/>
          <a:ext cx="771564" cy="667493"/>
        </a:xfrm>
        <a:prstGeom prst="hexagon">
          <a:avLst>
            <a:gd name="adj" fmla="val 28570"/>
            <a:gd name="vf" fmla="val 115470"/>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n-US" sz="500" kern="1200" dirty="0" smtClean="0"/>
            <a:t>Co-located business logic, analytics and data</a:t>
          </a:r>
          <a:endParaRPr lang="en-GB" sz="500" kern="1200" dirty="0"/>
        </a:p>
      </dsp:txBody>
      <dsp:txXfrm>
        <a:off x="1644568" y="110618"/>
        <a:ext cx="515834" cy="446257"/>
      </dsp:txXfrm>
    </dsp:sp>
    <dsp:sp modelId="{14DEDF1E-AB92-4FD5-8600-7739F80FB291}">
      <dsp:nvSpPr>
        <dsp:cNvPr id="0" name=""/>
        <dsp:cNvSpPr/>
      </dsp:nvSpPr>
      <dsp:spPr>
        <a:xfrm>
          <a:off x="2434127" y="923285"/>
          <a:ext cx="355230" cy="306078"/>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A49FE8D-FF08-412F-B72E-3C8B7F213C1F}">
      <dsp:nvSpPr>
        <dsp:cNvPr id="0" name=""/>
        <dsp:cNvSpPr/>
      </dsp:nvSpPr>
      <dsp:spPr>
        <a:xfrm>
          <a:off x="2224317" y="410553"/>
          <a:ext cx="771564" cy="667493"/>
        </a:xfrm>
        <a:prstGeom prst="hexagon">
          <a:avLst>
            <a:gd name="adj" fmla="val 28570"/>
            <a:gd name="vf" fmla="val 115470"/>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n-US" sz="500" kern="1200" dirty="0" smtClean="0"/>
            <a:t>Unified memory for applications with polyglot persistence</a:t>
          </a:r>
          <a:endParaRPr lang="en-GB" sz="500" kern="1200" dirty="0"/>
        </a:p>
      </dsp:txBody>
      <dsp:txXfrm>
        <a:off x="2352182" y="521171"/>
        <a:ext cx="515834" cy="446257"/>
      </dsp:txXfrm>
    </dsp:sp>
    <dsp:sp modelId="{6F83CD7F-38BE-4CDE-8D9B-E4C40E71779B}">
      <dsp:nvSpPr>
        <dsp:cNvPr id="0" name=""/>
        <dsp:cNvSpPr/>
      </dsp:nvSpPr>
      <dsp:spPr>
        <a:xfrm>
          <a:off x="2146132" y="1569195"/>
          <a:ext cx="355230" cy="306078"/>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C571943-76FF-4946-8675-B80655A8CEBA}">
      <dsp:nvSpPr>
        <dsp:cNvPr id="0" name=""/>
        <dsp:cNvSpPr/>
      </dsp:nvSpPr>
      <dsp:spPr>
        <a:xfrm>
          <a:off x="2224317" y="1217653"/>
          <a:ext cx="771564" cy="667493"/>
        </a:xfrm>
        <a:prstGeom prst="hexagon">
          <a:avLst>
            <a:gd name="adj" fmla="val 28570"/>
            <a:gd name="vf" fmla="val 115470"/>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n-US" sz="500" kern="1200" dirty="0" smtClean="0"/>
            <a:t>Accelerated time-to-insights with purpose-built analytics leveraging CPU, GPU and FPGA without moving data around</a:t>
          </a:r>
          <a:endParaRPr lang="en-GB" sz="500" kern="1200" dirty="0"/>
        </a:p>
      </dsp:txBody>
      <dsp:txXfrm>
        <a:off x="2352182" y="1328271"/>
        <a:ext cx="515834" cy="446257"/>
      </dsp:txXfrm>
    </dsp:sp>
    <dsp:sp modelId="{C26673AB-1217-4616-A221-E1F7EE66372C}">
      <dsp:nvSpPr>
        <dsp:cNvPr id="0" name=""/>
        <dsp:cNvSpPr/>
      </dsp:nvSpPr>
      <dsp:spPr>
        <a:xfrm>
          <a:off x="1431728" y="1636243"/>
          <a:ext cx="355230" cy="306078"/>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4BBC9D7-C3A7-4358-9DAA-E54131AEEBBF}">
      <dsp:nvSpPr>
        <dsp:cNvPr id="0" name=""/>
        <dsp:cNvSpPr/>
      </dsp:nvSpPr>
      <dsp:spPr>
        <a:xfrm>
          <a:off x="1516703" y="1628666"/>
          <a:ext cx="771564" cy="667493"/>
        </a:xfrm>
        <a:prstGeom prst="hexagon">
          <a:avLst>
            <a:gd name="adj" fmla="val 28570"/>
            <a:gd name="vf" fmla="val 115470"/>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n-US" sz="500" kern="1200" dirty="0" smtClean="0"/>
            <a:t>large volume of data pre-processing i.e. data normalizing and harmonizing before deriving insights</a:t>
          </a:r>
          <a:endParaRPr lang="en-GB" sz="500" kern="1200" dirty="0"/>
        </a:p>
      </dsp:txBody>
      <dsp:txXfrm>
        <a:off x="1644568" y="1739284"/>
        <a:ext cx="515834" cy="446257"/>
      </dsp:txXfrm>
    </dsp:sp>
    <dsp:sp modelId="{B230349D-5495-418D-B065-AFEE57B5AC35}">
      <dsp:nvSpPr>
        <dsp:cNvPr id="0" name=""/>
        <dsp:cNvSpPr/>
      </dsp:nvSpPr>
      <dsp:spPr>
        <a:xfrm>
          <a:off x="1010358" y="1064270"/>
          <a:ext cx="355230" cy="306078"/>
        </a:xfrm>
        <a:prstGeom prst="hexagon">
          <a:avLst>
            <a:gd name="adj" fmla="val 28900"/>
            <a:gd name="vf" fmla="val 11547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A06F102-B2DB-4B83-A947-969CC72BF599}">
      <dsp:nvSpPr>
        <dsp:cNvPr id="0" name=""/>
        <dsp:cNvSpPr/>
      </dsp:nvSpPr>
      <dsp:spPr>
        <a:xfrm>
          <a:off x="805804" y="1218112"/>
          <a:ext cx="771564" cy="667493"/>
        </a:xfrm>
        <a:prstGeom prst="hexagon">
          <a:avLst>
            <a:gd name="adj" fmla="val 28570"/>
            <a:gd name="vf" fmla="val 115470"/>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n-US" sz="500" kern="1200" dirty="0" smtClean="0"/>
            <a:t>Transform from discrete data analytics to connected data analytics</a:t>
          </a:r>
          <a:endParaRPr lang="en-GB" sz="500" kern="1200" dirty="0"/>
        </a:p>
      </dsp:txBody>
      <dsp:txXfrm>
        <a:off x="933669" y="1328730"/>
        <a:ext cx="515834" cy="446257"/>
      </dsp:txXfrm>
    </dsp:sp>
    <dsp:sp modelId="{C629C7D8-09E9-45F9-9E6E-36F1AD7C7432}">
      <dsp:nvSpPr>
        <dsp:cNvPr id="0" name=""/>
        <dsp:cNvSpPr/>
      </dsp:nvSpPr>
      <dsp:spPr>
        <a:xfrm>
          <a:off x="805804" y="409634"/>
          <a:ext cx="771564" cy="667493"/>
        </a:xfrm>
        <a:prstGeom prst="hexagon">
          <a:avLst>
            <a:gd name="adj" fmla="val 28570"/>
            <a:gd name="vf" fmla="val 115470"/>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n-US" sz="500" kern="1200" dirty="0" smtClean="0"/>
            <a:t>Unified analytics on streaming, hot and historical data</a:t>
          </a:r>
          <a:endParaRPr lang="en-GB" sz="500" kern="1200" dirty="0"/>
        </a:p>
      </dsp:txBody>
      <dsp:txXfrm>
        <a:off x="933669" y="520252"/>
        <a:ext cx="515834" cy="446257"/>
      </dsp:txXfrm>
    </dsp:sp>
  </dsp:spTree>
</dsp:drawing>
</file>

<file path=word/diagrams/layout1.xml><?xml version="1.0" encoding="utf-8"?>
<dgm:layoutDef xmlns:dgm="http://schemas.openxmlformats.org/drawingml/2006/diagram" xmlns:a="http://schemas.openxmlformats.org/drawingml/2006/main" uniqueId="urn:microsoft.com/office/officeart/2011/layout/HexagonRadial">
  <dgm:title val="Hexagon Radial"/>
  <dgm:desc val="Use to show a sequential process that relates to a central idea or theme. Limited to six Level 2 shapes. Works best with small amounts of text. Unused text does not appear, but remains available if you switch layouts."/>
  <dgm:catLst>
    <dgm:cat type="cycle" pri="8500"/>
    <dgm:cat type="officeonline" pri="9000"/>
  </dgm:catLst>
  <dgm:samp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sampData>
  <dgm:styleData>
    <dgm:dataModel>
      <dgm:ptLst>
        <dgm:pt modelId="0" type="doc"/>
        <dgm:pt modelId="10">
          <dgm:prSet phldr="1"/>
        </dgm:pt>
        <dgm:pt modelId="11">
          <dgm:prSet phldr="1"/>
        </dgm:pt>
        <dgm:pt modelId="12">
          <dgm:prSet phldr="1"/>
        </dgm:pt>
        <dgm:pt modelId="13">
          <dgm:prSet phldr="1"/>
        </dgm:pt>
      </dgm:ptLst>
      <dgm:cxnLst>
        <dgm:cxn modelId="40" srcId="0" destId="10" srcOrd="0" destOrd="0"/>
        <dgm:cxn modelId="50" srcId="10" destId="11" srcOrd="0" destOrd="0"/>
        <dgm:cxn modelId="60" srcId="10" destId="12" srcOrd="0" destOrd="0"/>
        <dgm:cxn modelId="70" srcId="10" destId="13" srcOrd="0"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 modelId="15">
          <dgm:prSet phldr="1"/>
        </dgm:pt>
        <dgm:pt modelId="16">
          <dgm:prSet phldr="1"/>
        </dgm:pt>
      </dgm:ptLst>
      <dgm:cxnLst>
        <dgm:cxn modelId="40" srcId="0" destId="10" srcOrd="0" destOrd="0"/>
        <dgm:cxn modelId="50" srcId="10" destId="11" srcOrd="0" destOrd="0"/>
        <dgm:cxn modelId="60" srcId="10" destId="12" srcOrd="0" destOrd="0"/>
        <dgm:cxn modelId="70" srcId="10" destId="13" srcOrd="0" destOrd="0"/>
        <dgm:cxn modelId="80" srcId="10" destId="14" srcOrd="0" destOrd="0"/>
        <dgm:cxn modelId="90" srcId="10" destId="15" srcOrd="0" destOrd="0"/>
        <dgm:cxn modelId="100" srcId="10" destId="16" srcOrd="0" destOrd="0"/>
      </dgm:cxnLst>
      <dgm:bg/>
      <dgm:whole/>
    </dgm:dataModel>
  </dgm:clrData>
  <dgm:layoutNode name="Name0">
    <dgm:varLst>
      <dgm:chMax val="1"/>
      <dgm:chPref val="1"/>
      <dgm:dir/>
      <dgm:animOne val="branch"/>
      <dgm:animLvl val="lvl"/>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l" for="ch" forName="Accent1" refType="w" fact="0.1685"/>
              <dgm:constr type="t" for="ch" forName="Accent1" refType="h" fact="0.2946"/>
              <dgm:constr type="w" for="ch" forName="Accent1" refType="w" fact="0.462"/>
              <dgm:constr type="h" for="ch" forName="Accent1" refType="h" fact="0.5472"/>
              <dgm:constr type="l" for="ch" forName="Parent" refType="w" fact="0"/>
              <dgm:constr type="t" for="ch" forName="Parent" refType="h" fact="0.2885"/>
              <dgm:constr type="w" for="ch" forName="Parent" refType="w" fact="0.6013"/>
              <dgm:constr type="h" for="ch" forName="Parent" refType="h" fact="0.7115"/>
              <dgm:constr type="l" for="ch" forName="Child1" refType="w" fact="0.5073"/>
              <dgm:constr type="t" for="ch" forName="Child1" refType="h" fact="0"/>
              <dgm:constr type="w" for="ch" forName="Child1" refType="w" fact="0.4927"/>
              <dgm:constr type="h" for="ch" forName="Child1" refType="h" fact="0.5831"/>
            </dgm:constrLst>
          </dgm:if>
          <dgm:if name="Name6"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2" refType="w" fact="0.6413"/>
              <dgm:constr type="t" for="ch" forName="Accent2" refType="h" fact="0.3477"/>
              <dgm:constr type="w" for="ch" forName="Accent2" refType="w" fact="0.2269"/>
              <dgm:constr type="h" for="ch" forName="Accent2" refType="h" fact="0.2076"/>
              <dgm:constr type="l" for="ch" forName="Accent1" refType="w" fact="0"/>
              <dgm:constr type="t" for="ch" forName="Accent1" refType="h" fact="0"/>
              <dgm:constr type="w" for="ch" forName="Accent1" refType="w" fact="0"/>
              <dgm:constr type="h" for="ch" forName="Accent1" refType="h" fact="0"/>
              <dgm:constr type="l" for="ch" forName="Parent" refType="w" fact="0"/>
              <dgm:constr type="t" for="ch" forName="Parent" refType="h" fact="0.2239"/>
              <dgm:constr type="w" for="ch" forName="Parent" refType="w" fact="0.6013"/>
              <dgm:constr type="h" for="ch" forName="Parent" refType="h" fact="0.5523"/>
              <dgm:constr type="l" for="ch" forName="Child1" refType="w" fact="0.5073"/>
              <dgm:constr type="t" for="ch" forName="Child1" refType="h" fact="0"/>
              <dgm:constr type="w" for="ch" forName="Child1" refType="w" fact="0.4927"/>
              <dgm:constr type="h" for="ch" forName="Child1" refType="h" fact="0.4527"/>
              <dgm:constr type="l" for="ch" forName="Child2" refType="w" fact="0.5073"/>
              <dgm:constr type="t" for="ch" forName="Child2" refType="h" fact="0.5473"/>
              <dgm:constr type="w" for="ch" forName="Child2" refType="w" fact="0.4927"/>
              <dgm:constr type="h" for="ch" forName="Child2" refType="h" fact="0.4527"/>
            </dgm:constrLst>
          </dgm:if>
          <dgm:if name="Name7"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3" refType="w" fact="0.4573"/>
              <dgm:constr type="t" for="ch" forName="Accent3" refType="h" fact="0.6145"/>
              <dgm:constr type="w" for="ch" forName="Accent3" refType="w" fact="0.2269"/>
              <dgm:constr type="h" for="ch" forName="Accent3" refType="h" fact="0.1623"/>
              <dgm:constr type="l" for="ch" forName="Accent2" refType="w" fact="0.6413"/>
              <dgm:constr type="t" for="ch" forName="Accent2" refType="h" fact="0.2719"/>
              <dgm:constr type="w" for="ch" forName="Accent2" refType="w" fact="0.2269"/>
              <dgm:constr type="h" for="ch" forName="Accent2" refType="h" fact="0.1623"/>
              <dgm:constr type="l" for="ch" forName="Accent1" refType="w" fact="0"/>
              <dgm:constr type="t" for="ch" forName="Accent1" refType="h" fact="0"/>
              <dgm:constr type="w" for="ch" forName="Accent1" refType="w" fact="0"/>
              <dgm:constr type="h" for="ch" forName="Accent1" refType="h" fact="0"/>
              <dgm:constr type="l" for="ch" forName="Child3" refType="w" fact="0.0554"/>
              <dgm:constr type="t" for="ch" forName="Child3" refType="h" fact="0.646"/>
              <dgm:constr type="w" for="ch" forName="Child3" refType="w" fact="0.4927"/>
              <dgm:constr type="h" for="ch" forName="Child3" refType="h" fact="0.354"/>
              <dgm:constr type="l" for="ch" forName="Parent" refType="w" fact="0"/>
              <dgm:constr type="t" for="ch" forName="Parent" refType="h" fact="0.1751"/>
              <dgm:constr type="w" for="ch" forName="Parent" refType="w" fact="0.6013"/>
              <dgm:constr type="h" for="ch" forName="Parent" refType="h" fact="0.4319"/>
              <dgm:constr type="l" for="ch" forName="Child1" refType="w" fact="0.5073"/>
              <dgm:constr type="t" for="ch" forName="Child1" refType="h" fact="0"/>
              <dgm:constr type="w" for="ch" forName="Child1" refType="w" fact="0.4927"/>
              <dgm:constr type="h" for="ch" forName="Child1" refType="h" fact="0.354"/>
              <dgm:constr type="l" for="ch" forName="Child2" refType="w" fact="0.5073"/>
              <dgm:constr type="t" for="ch" forName="Child2" refType="h" fact="0.428"/>
              <dgm:constr type="w" for="ch" forName="Child2" refType="w" fact="0.4927"/>
              <dgm:constr type="h" for="ch" forName="Child2" refType="h" fact="0.354"/>
            </dgm:constrLst>
          </dgm:if>
          <dgm:if name="Name8"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4" refType="w" fact="0.4573"/>
              <dgm:constr type="t" for="ch" forName="Accent4" refType="h" fact="0.6834"/>
              <dgm:constr type="w" for="ch" forName="Accent4" refType="w" fact="0.2269"/>
              <dgm:constr type="h" for="ch" forName="Accent4" refType="h" fact="0.1333"/>
              <dgm:constr type="l" for="ch" forName="Accent3" refType="w" fact="0.6413"/>
              <dgm:constr type="t" for="ch" forName="Accent3" refType="h" fact="0.4021"/>
              <dgm:constr type="w" for="ch" forName="Accent3" refType="w" fact="0.2269"/>
              <dgm:constr type="h" for="ch" forName="Accent3" refType="h" fact="0.1333"/>
              <dgm:constr type="l" for="ch" forName="Accent2" refType="w" fact="0.3765"/>
              <dgm:constr type="t" for="ch" forName="Accent2" refType="h" fact="0.1529"/>
              <dgm:constr type="w" for="ch" forName="Accent2" refType="w" fact="0.2269"/>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0554"/>
              <dgm:constr type="t" for="ch" forName="Child4" refType="h" fact="0.7093"/>
              <dgm:constr type="w" for="ch" forName="Child4" refType="w" fact="0.4927"/>
              <dgm:constr type="h" for="ch" forName="Child4" refType="h" fact="0.2907"/>
              <dgm:constr type="l" for="ch" forName="Parent" refType="w" fact="0"/>
              <dgm:constr type="t" for="ch" forName="Parent" refType="h" fact="0.3226"/>
              <dgm:constr type="w" for="ch" forName="Parent" refType="w" fact="0.6013"/>
              <dgm:constr type="h" for="ch" forName="Parent" refType="h" fact="0.3547"/>
              <dgm:constr type="l" for="ch" forName="Child2" refType="w" fact="0.5073"/>
              <dgm:constr type="t" for="ch" forName="Child2" refType="h" fact="0.1788"/>
              <dgm:constr type="w" for="ch" forName="Child2" refType="w" fact="0.4927"/>
              <dgm:constr type="h" for="ch" forName="Child2" refType="h" fact="0.2907"/>
              <dgm:constr type="l" for="ch" forName="Child3" refType="w" fact="0.5073"/>
              <dgm:constr type="t" for="ch" forName="Child3" refType="h" fact="0.5303"/>
              <dgm:constr type="w" for="ch" forName="Child3" refType="w" fact="0.4927"/>
              <dgm:constr type="h" for="ch" forName="Child3" refType="h" fact="0.2907"/>
              <dgm:constr type="l" for="ch" forName="Child1" refType="w" fact="0.0554"/>
              <dgm:constr type="t" for="ch" forName="Child1" refType="h" fact="0"/>
              <dgm:constr type="w" for="ch" forName="Child1" refType="w" fact="0.4927"/>
              <dgm:constr type="h" for="ch" forName="Child1" refType="h" fact="0.2907"/>
            </dgm:constrLst>
          </dgm:if>
          <dgm:if name="Name9"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1" refType="w" fact="0.3246"/>
              <dgm:constr type="t" for="ch" forName="Child1" refType="h" fact="0"/>
              <dgm:constr type="w" for="ch" forName="Child1" refType="w" fact="0.3523"/>
              <dgm:constr type="h" for="ch" forName="Child1" refType="h" fact="0.2907"/>
            </dgm:constrLst>
          </dgm:if>
          <dgm:else name="Name10">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l" for="ch" forName="Accent6" refType="w" fact="0.0934"/>
              <dgm:constr type="t" for="ch" forName="Accent6" refType="h" fact="0.4635"/>
              <dgm:constr type="w" for="ch" forName="Accent6" refType="w" fact="0.1622"/>
              <dgm:constr type="h" for="ch" forName="Accent6" refType="h" fact="0.1333"/>
              <dgm:constr type="l" for="ch" forName="Accent5" refType="w" fact="0.2858"/>
              <dgm:constr type="t" for="ch" forName="Accent5" refType="h" fact="0.7126"/>
              <dgm:constr type="w" for="ch" forName="Accent5" refType="w" fact="0.1622"/>
              <dgm:constr type="h" for="ch" forName="Accent5" refType="h" fact="0.1333"/>
              <dgm:constr type="l" for="ch" forName="Accent4" refType="w" fact="0.612"/>
              <dgm:constr type="t" for="ch" forName="Accent4" refType="h" fact="0.6834"/>
              <dgm:constr type="w" for="ch" forName="Accent4" refType="w" fact="0.1622"/>
              <dgm:constr type="h" for="ch" forName="Accent4" refType="h" fact="0.1333"/>
              <dgm:constr type="l" for="ch" forName="Accent3" refType="w" fact="0.7435"/>
              <dgm:constr type="t" for="ch" forName="Accent3" refType="h" fact="0.4021"/>
              <dgm:constr type="w" for="ch" forName="Accent3" refType="w" fact="0.1622"/>
              <dgm:constr type="h" for="ch" forName="Accent3" refType="h" fact="0.1333"/>
              <dgm:constr type="l" for="ch" forName="Accent2" refType="w" fact="0.5542"/>
              <dgm:constr type="t" for="ch" forName="Accent2" refType="h" fact="0.1529"/>
              <dgm:constr type="w" for="ch" forName="Accent2" refType="w" fact="0.1622"/>
              <dgm:constr type="h" for="ch" forName="Accent2" refType="h" fact="0.1333"/>
              <dgm:constr type="l" for="ch" forName="Accent1" refType="w" fact="0"/>
              <dgm:constr type="t" for="ch" forName="Accent1" refType="h" fact="0"/>
              <dgm:constr type="w" for="ch" forName="Accent1" refType="w" fact="0"/>
              <dgm:constr type="h" for="ch" forName="Accent1" refType="h" fact="0"/>
              <dgm:constr type="l" for="ch" forName="Child4" refType="w" fact="0.3246"/>
              <dgm:constr type="t" for="ch" forName="Child4" refType="h" fact="0.7093"/>
              <dgm:constr type="w" for="ch" forName="Child4" refType="w" fact="0.3523"/>
              <dgm:constr type="h" for="ch" forName="Child4" refType="h" fact="0.2907"/>
              <dgm:constr type="l" for="ch" forName="Parent" refType="w" fact="0.285"/>
              <dgm:constr type="t" for="ch" forName="Parent" refType="h" fact="0.3226"/>
              <dgm:constr type="w" for="ch" forName="Parent" refType="w" fact="0.4299"/>
              <dgm:constr type="h" for="ch" forName="Parent" refType="h" fact="0.3547"/>
              <dgm:constr type="l" for="ch" forName="Child2" refType="w" fact="0.6477"/>
              <dgm:constr type="t" for="ch" forName="Child2" refType="h" fact="0.1788"/>
              <dgm:constr type="w" for="ch" forName="Child2" refType="w" fact="0.3523"/>
              <dgm:constr type="h" for="ch" forName="Child2" refType="h" fact="0.2907"/>
              <dgm:constr type="l" for="ch" forName="Child3" refType="w" fact="0.6477"/>
              <dgm:constr type="t" for="ch" forName="Child3" refType="h" fact="0.5303"/>
              <dgm:constr type="w" for="ch" forName="Child3" refType="w" fact="0.3523"/>
              <dgm:constr type="h" for="ch" forName="Child3" refType="h" fact="0.2907"/>
              <dgm:constr type="l" for="ch" forName="Child5" refType="w" fact="0"/>
              <dgm:constr type="t" for="ch" forName="Child5" refType="h" fact="0.5305"/>
              <dgm:constr type="w" for="ch" forName="Child5" refType="w" fact="0.3523"/>
              <dgm:constr type="h" for="ch" forName="Child5" refType="h" fact="0.2907"/>
              <dgm:constr type="l" for="ch" forName="Child6" refType="w" fact="0"/>
              <dgm:constr type="t" for="ch" forName="Child6" refType="h" fact="0.1784"/>
              <dgm:constr type="w" for="ch" forName="Child6" refType="w" fact="0.3523"/>
              <dgm:constr type="h" for="ch" forName="Child6" refType="h" fact="0.2907"/>
              <dgm:constr type="l" for="ch" forName="Child1" refType="w" fact="0.3246"/>
              <dgm:constr type="t" for="ch" forName="Child1" refType="h" fact="0"/>
              <dgm:constr type="w" for="ch" forName="Child1" refType="w" fact="0.3523"/>
              <dgm:constr type="h" for="ch" forName="Child1" refType="h" fact="0.2907"/>
            </dgm:constrLst>
          </dgm:else>
        </dgm:choose>
      </dgm:if>
      <dgm:else name="Name11">
        <dgm:choose name="Name12">
          <dgm:if name="Name13" axis="ch ch" ptType="node node" st="1 1" cnt="1 0" func="cnt" op="equ" val="0">
            <dgm:alg type="composite">
              <dgm:param type="ar" val="1.156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4" axis="ch ch" ptType="node node" st="1 1" cnt="1 0" func="cnt" op="lte" val="1">
            <dgm:alg type="composite">
              <dgm:param type="ar" val="1.368"/>
            </dgm:alg>
            <dgm:constrLst>
              <dgm:constr type="primFontSz" for="des" forName="Parent" val="65"/>
              <dgm:constr type="primFontSz" for="des" forName="Child1" val="65"/>
              <dgm:constr type="primFontSz" for="des" forName="Child1" refType="primFontSz" refFor="des" refForName="Parent" op="lte"/>
              <dgm:constr type="r" for="ch" forName="Accent1" refType="w" fact="0.8315"/>
              <dgm:constr type="t" for="ch" forName="Accent1" refType="h" fact="0.2946"/>
              <dgm:constr type="w" for="ch" forName="Accent1" refType="w" fact="0.462"/>
              <dgm:constr type="h" for="ch" forName="Accent1" refType="h" fact="0.5472"/>
              <dgm:constr type="r" for="ch" forName="Parent" refType="w"/>
              <dgm:constr type="t" for="ch" forName="Parent" refType="h" fact="0.2885"/>
              <dgm:constr type="w" for="ch" forName="Parent" refType="w" fact="0.6013"/>
              <dgm:constr type="h" for="ch" forName="Parent" refType="h" fact="0.7115"/>
              <dgm:constr type="r" for="ch" forName="Child1" refType="w" fact="0.4927"/>
              <dgm:constr type="t" for="ch" forName="Child1" refType="h" fact="0"/>
              <dgm:constr type="w" for="ch" forName="Child1" refType="w" fact="0.4927"/>
              <dgm:constr type="h" for="ch" forName="Child1" refType="h" fact="0.5831"/>
            </dgm:constrLst>
          </dgm:if>
          <dgm:if name="Name15" axis="ch ch" ptType="node node" st="1 1" cnt="1 0" func="cnt" op="equ" val="2">
            <dgm:alg type="composite">
              <dgm:param type="ar" val="1.0619"/>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2" refType="w" fact="0.3587"/>
              <dgm:constr type="t" for="ch" forName="Accent2" refType="h" fact="0.3477"/>
              <dgm:constr type="w" for="ch" forName="Accent2" refType="w" fact="0.2269"/>
              <dgm:constr type="h" for="ch" forName="Accent2" refType="h" fact="0.2076"/>
              <dgm:constr type="r" for="ch" forName="Accent1" refType="w" fact="0"/>
              <dgm:constr type="t" for="ch" forName="Accent1" refType="h" fact="0"/>
              <dgm:constr type="w" for="ch" forName="Accent1" refType="w" fact="0"/>
              <dgm:constr type="h" for="ch" forName="Accent1" refType="h" fact="0"/>
              <dgm:constr type="r" for="ch" forName="Parent" refType="w"/>
              <dgm:constr type="t" for="ch" forName="Parent" refType="h" fact="0.2239"/>
              <dgm:constr type="w" for="ch" forName="Parent" refType="w" fact="0.6013"/>
              <dgm:constr type="h" for="ch" forName="Parent" refType="h" fact="0.5523"/>
              <dgm:constr type="r" for="ch" forName="Child1" refType="w" fact="0.4927"/>
              <dgm:constr type="t" for="ch" forName="Child1" refType="h" fact="0"/>
              <dgm:constr type="w" for="ch" forName="Child1" refType="w" fact="0.4927"/>
              <dgm:constr type="h" for="ch" forName="Child1" refType="h" fact="0.4527"/>
              <dgm:constr type="r" for="ch" forName="Child2" refType="w" fact="0.5073"/>
              <dgm:constr type="t" for="ch" forName="Child2" refType="h" fact="0.5473"/>
              <dgm:constr type="w" for="ch" forName="Child2" refType="w" fact="0.4927"/>
              <dgm:constr type="h" for="ch" forName="Child2" refType="h" fact="0.4527"/>
            </dgm:constrLst>
          </dgm:if>
          <dgm:if name="Name16" axis="ch ch" ptType="node node" st="1 1" cnt="1 0" func="cnt" op="equ" val="3">
            <dgm:alg type="composite">
              <dgm:param type="ar" val="0.8305"/>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3" refType="w" fact="0.5427"/>
              <dgm:constr type="t" for="ch" forName="Accent3" refType="h" fact="0.6145"/>
              <dgm:constr type="w" for="ch" forName="Accent3" refType="w" fact="0.2269"/>
              <dgm:constr type="h" for="ch" forName="Accent3" refType="h" fact="0.1623"/>
              <dgm:constr type="r" for="ch" forName="Accent2" refType="w" fact="0.3587"/>
              <dgm:constr type="t" for="ch" forName="Accent2" refType="h" fact="0.2719"/>
              <dgm:constr type="w" for="ch" forName="Accent2" refType="w" fact="0.2269"/>
              <dgm:constr type="h" for="ch" forName="Accent2" refType="h" fact="0.1623"/>
              <dgm:constr type="r" for="ch" forName="Accent1" refType="w" fact="0"/>
              <dgm:constr type="t" for="ch" forName="Accent1" refType="h" fact="0"/>
              <dgm:constr type="w" for="ch" forName="Accent1" refType="w" fact="0"/>
              <dgm:constr type="h" for="ch" forName="Accent1" refType="h" fact="0"/>
              <dgm:constr type="r" for="ch" forName="Child3" refType="w" fact="0.9446"/>
              <dgm:constr type="t" for="ch" forName="Child3" refType="h" fact="0.646"/>
              <dgm:constr type="w" for="ch" forName="Child3" refType="w" fact="0.4927"/>
              <dgm:constr type="h" for="ch" forName="Child3" refType="h" fact="0.354"/>
              <dgm:constr type="r" for="ch" forName="Parent" refType="w"/>
              <dgm:constr type="t" for="ch" forName="Parent" refType="h" fact="0.1751"/>
              <dgm:constr type="w" for="ch" forName="Parent" refType="w" fact="0.6013"/>
              <dgm:constr type="h" for="ch" forName="Parent" refType="h" fact="0.4319"/>
              <dgm:constr type="r" for="ch" forName="Child1" refType="w" fact="0.4927"/>
              <dgm:constr type="t" for="ch" forName="Child1" refType="h" fact="0"/>
              <dgm:constr type="w" for="ch" forName="Child1" refType="w" fact="0.4927"/>
              <dgm:constr type="h" for="ch" forName="Child1" refType="h" fact="0.354"/>
              <dgm:constr type="r" for="ch" forName="Child2" refType="w" fact="0.4927"/>
              <dgm:constr type="t" for="ch" forName="Child2" refType="h" fact="0.428"/>
              <dgm:constr type="w" for="ch" forName="Child2" refType="w" fact="0.4927"/>
              <dgm:constr type="h" for="ch" forName="Child2" refType="h" fact="0.354"/>
            </dgm:constrLst>
          </dgm:if>
          <dgm:if name="Name17" axis="ch ch" ptType="node node" st="1 1" cnt="1 0" func="cnt" op="equ" val="4">
            <dgm:alg type="composite">
              <dgm:param type="ar" val="0.682"/>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4" refType="w" fact="0.5427"/>
              <dgm:constr type="t" for="ch" forName="Accent4" refType="h" fact="0.6834"/>
              <dgm:constr type="w" for="ch" forName="Accent4" refType="w" fact="0.2269"/>
              <dgm:constr type="h" for="ch" forName="Accent4" refType="h" fact="0.1333"/>
              <dgm:constr type="r" for="ch" forName="Accent3" refType="w" fact="0.3587"/>
              <dgm:constr type="t" for="ch" forName="Accent3" refType="h" fact="0.4021"/>
              <dgm:constr type="w" for="ch" forName="Accent3" refType="w" fact="0.2269"/>
              <dgm:constr type="h" for="ch" forName="Accent3" refType="h" fact="0.1333"/>
              <dgm:constr type="r" for="ch" forName="Accent2" refType="w" fact="0.6235"/>
              <dgm:constr type="t" for="ch" forName="Accent2" refType="h" fact="0.1529"/>
              <dgm:constr type="w" for="ch" forName="Accent2" refType="w" fact="0.2269"/>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9446"/>
              <dgm:constr type="t" for="ch" forName="Child4" refType="h" fact="0.7093"/>
              <dgm:constr type="w" for="ch" forName="Child4" refType="w" fact="0.4927"/>
              <dgm:constr type="h" for="ch" forName="Child4" refType="h" fact="0.2907"/>
              <dgm:constr type="r" for="ch" forName="Parent" refType="w"/>
              <dgm:constr type="t" for="ch" forName="Parent" refType="h" fact="0.3226"/>
              <dgm:constr type="w" for="ch" forName="Parent" refType="w" fact="0.6013"/>
              <dgm:constr type="h" for="ch" forName="Parent" refType="h" fact="0.3547"/>
              <dgm:constr type="r" for="ch" forName="Child2" refType="w" fact="0.4927"/>
              <dgm:constr type="t" for="ch" forName="Child2" refType="h" fact="0.1788"/>
              <dgm:constr type="w" for="ch" forName="Child2" refType="w" fact="0.4927"/>
              <dgm:constr type="h" for="ch" forName="Child2" refType="h" fact="0.2907"/>
              <dgm:constr type="r" for="ch" forName="Child3" refType="w" fact="0.4927"/>
              <dgm:constr type="t" for="ch" forName="Child3" refType="h" fact="0.5303"/>
              <dgm:constr type="w" for="ch" forName="Child3" refType="w" fact="0.4927"/>
              <dgm:constr type="h" for="ch" forName="Child3" refType="h" fact="0.2907"/>
              <dgm:constr type="r" for="ch" forName="Child1" refType="w" fact="0.9446"/>
              <dgm:constr type="t" for="ch" forName="Child1" refType="h" fact="0"/>
              <dgm:constr type="w" for="ch" forName="Child1" refType="w" fact="0.4927"/>
              <dgm:constr type="h" for="ch" forName="Child1" refType="h" fact="0.2907"/>
            </dgm:constrLst>
          </dgm:if>
          <dgm:if name="Name18" axis="ch ch" ptType="node node" st="1 1" cnt="1 0" func="cnt" op="equ" val="5">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1" refType="w" fact="0.6754"/>
              <dgm:constr type="t" for="ch" forName="Child1" refType="h" fact="0"/>
              <dgm:constr type="w" for="ch" forName="Child1" refType="w" fact="0.3523"/>
              <dgm:constr type="h" for="ch" forName="Child1" refType="h" fact="0.2907"/>
            </dgm:constrLst>
          </dgm:if>
          <dgm:else name="Name19">
            <dgm:alg type="composite">
              <dgm:param type="ar" val="0.9538"/>
            </dgm:alg>
            <dgm:constrLst>
              <dgm:constr type="primFontSz" for="des" forName="Parent" val="65"/>
              <dgm:constr type="primFontSz" for="des" forName="Child1"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5" refType="primFontSz" refFor="des" refForName="Parent" op="lte"/>
              <dgm:constr type="primFontSz" for="des" forName="Child6" refType="primFontSz" refFor="des" refForName="Parent" op="lte"/>
              <dgm:constr type="primFontSz" for="des" forName="Child7"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ptType="node" op="equ" val="65"/>
              <dgm:constr type="r" for="ch" forName="Accent6" refType="w" fact="0.9066"/>
              <dgm:constr type="t" for="ch" forName="Accent6" refType="h" fact="0.4635"/>
              <dgm:constr type="w" for="ch" forName="Accent6" refType="w" fact="0.1622"/>
              <dgm:constr type="h" for="ch" forName="Accent6" refType="h" fact="0.1333"/>
              <dgm:constr type="r" for="ch" forName="Accent5" refType="w" fact="0.7142"/>
              <dgm:constr type="t" for="ch" forName="Accent5" refType="h" fact="0.7126"/>
              <dgm:constr type="w" for="ch" forName="Accent5" refType="w" fact="0.1622"/>
              <dgm:constr type="h" for="ch" forName="Accent5" refType="h" fact="0.1333"/>
              <dgm:constr type="r" for="ch" forName="Accent4" refType="w" fact="0.388"/>
              <dgm:constr type="t" for="ch" forName="Accent4" refType="h" fact="0.6834"/>
              <dgm:constr type="w" for="ch" forName="Accent4" refType="w" fact="0.1622"/>
              <dgm:constr type="h" for="ch" forName="Accent4" refType="h" fact="0.1333"/>
              <dgm:constr type="r" for="ch" forName="Accent3" refType="w" fact="0.2565"/>
              <dgm:constr type="t" for="ch" forName="Accent3" refType="h" fact="0.4021"/>
              <dgm:constr type="w" for="ch" forName="Accent3" refType="w" fact="0.1622"/>
              <dgm:constr type="h" for="ch" forName="Accent3" refType="h" fact="0.1333"/>
              <dgm:constr type="r" for="ch" forName="Accent2" refType="w" fact="0.4458"/>
              <dgm:constr type="t" for="ch" forName="Accent2" refType="h" fact="0.1529"/>
              <dgm:constr type="w" for="ch" forName="Accent2" refType="w" fact="0.1622"/>
              <dgm:constr type="h" for="ch" forName="Accent2" refType="h" fact="0.1333"/>
              <dgm:constr type="r" for="ch" forName="Accent1" refType="w" fact="0"/>
              <dgm:constr type="t" for="ch" forName="Accent1" refType="h" fact="0"/>
              <dgm:constr type="w" for="ch" forName="Accent1" refType="w" fact="0"/>
              <dgm:constr type="h" for="ch" forName="Accent1" refType="h" fact="0"/>
              <dgm:constr type="r" for="ch" forName="Child4" refType="w" fact="0.6754"/>
              <dgm:constr type="t" for="ch" forName="Child4" refType="h" fact="0.7093"/>
              <dgm:constr type="w" for="ch" forName="Child4" refType="w" fact="0.3523"/>
              <dgm:constr type="h" for="ch" forName="Child4" refType="h" fact="0.2907"/>
              <dgm:constr type="r" for="ch" forName="Parent" refType="w" fact="0.715"/>
              <dgm:constr type="t" for="ch" forName="Parent" refType="h" fact="0.3226"/>
              <dgm:constr type="w" for="ch" forName="Parent" refType="w" fact="0.4299"/>
              <dgm:constr type="h" for="ch" forName="Parent" refType="h" fact="0.3547"/>
              <dgm:constr type="r" for="ch" forName="Child2" refType="w" fact="0.3523"/>
              <dgm:constr type="t" for="ch" forName="Child2" refType="h" fact="0.1788"/>
              <dgm:constr type="w" for="ch" forName="Child2" refType="w" fact="0.3523"/>
              <dgm:constr type="h" for="ch" forName="Child2" refType="h" fact="0.2907"/>
              <dgm:constr type="r" for="ch" forName="Child3" refType="w" fact="0.3523"/>
              <dgm:constr type="t" for="ch" forName="Child3" refType="h" fact="0.5303"/>
              <dgm:constr type="w" for="ch" forName="Child3" refType="w" fact="0.3523"/>
              <dgm:constr type="h" for="ch" forName="Child3" refType="h" fact="0.2907"/>
              <dgm:constr type="r" for="ch" forName="Child5" refType="w"/>
              <dgm:constr type="t" for="ch" forName="Child5" refType="h" fact="0.5305"/>
              <dgm:constr type="w" for="ch" forName="Child5" refType="w" fact="0.3523"/>
              <dgm:constr type="h" for="ch" forName="Child5" refType="h" fact="0.2907"/>
              <dgm:constr type="r" for="ch" forName="Child6" refType="w"/>
              <dgm:constr type="t" for="ch" forName="Child6" refType="h" fact="0.1784"/>
              <dgm:constr type="w" for="ch" forName="Child6" refType="w" fact="0.3523"/>
              <dgm:constr type="h" for="ch" forName="Child6" refType="h" fact="0.2907"/>
              <dgm:constr type="r" for="ch" forName="Child1" refType="w" fact="0.6754"/>
              <dgm:constr type="t" for="ch" forName="Child1" refType="h" fact="0"/>
              <dgm:constr type="w" for="ch" forName="Child1" refType="w" fact="0.3523"/>
              <dgm:constr type="h" for="ch" forName="Child1" refType="h" fact="0.2907"/>
            </dgm:constrLst>
          </dgm:else>
        </dgm:choose>
      </dgm:else>
    </dgm:choose>
    <dgm:forEach name="wrapper" axis="self" ptType="parTrans">
      <dgm:forEach name="accentRepeat" axis="self">
        <dgm:layoutNode name="Accent" styleLbl="bgShp">
          <dgm:alg type="sp"/>
          <dgm:shape xmlns:r="http://schemas.openxmlformats.org/officeDocument/2006/relationships" type="hexagon" r:blip="" zOrderOff="-2">
            <dgm:adjLst>
              <dgm:adj idx="1" val="0.289"/>
              <dgm:adj idx="2" val="1.1547"/>
            </dgm:adjLst>
          </dgm:shape>
          <dgm:presOf/>
        </dgm:layoutNode>
      </dgm:forEach>
    </dgm:forEach>
    <dgm:forEach name="Name20" axis="ch" ptType="node" cnt="1">
      <dgm:layoutNode name="Parent" styleLbl="node0">
        <dgm:varLst>
          <dgm:chMax val="6"/>
          <dgm:chPref val="6"/>
        </dgm:varLst>
        <dgm:alg type="tx"/>
        <dgm:shape xmlns:r="http://schemas.openxmlformats.org/officeDocument/2006/relationships" type="hexagon" r:blip="">
          <dgm:adjLst>
            <dgm:adj idx="1" val="0.2857"/>
            <dgm:adj idx="2" val="1.1547"/>
          </dgm:adjLst>
        </dgm:shape>
        <dgm:presOf axis="self"/>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1" axis="ch ch" ptType="node node" st="1 1" cnt="1 1">
      <dgm:layoutNode name="Accent1">
        <dgm:alg type="sp"/>
        <dgm:shape xmlns:r="http://schemas.openxmlformats.org/officeDocument/2006/relationships" r:blip="" zOrderOff="-2">
          <dgm:adjLst/>
        </dgm:shape>
        <dgm:presOf/>
        <dgm:constrLst/>
        <dgm:forEach name="Name22" ref="accentRepeat"/>
      </dgm:layoutNode>
      <dgm:layoutNode name="Child1"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3" axis="ch ch" ptType="node node" st="1 2" cnt="1 1">
      <dgm:layoutNode name="Accent2">
        <dgm:alg type="sp"/>
        <dgm:shape xmlns:r="http://schemas.openxmlformats.org/officeDocument/2006/relationships" r:blip="" zOrderOff="-2">
          <dgm:adjLst/>
        </dgm:shape>
        <dgm:presOf/>
        <dgm:constrLst/>
        <dgm:forEach name="Name24" ref="accentRepeat"/>
      </dgm:layoutNode>
      <dgm:layoutNode name="Child2"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5" axis="ch ch" ptType="node node" st="1 3" cnt="1 1">
      <dgm:layoutNode name="Accent3">
        <dgm:alg type="sp"/>
        <dgm:shape xmlns:r="http://schemas.openxmlformats.org/officeDocument/2006/relationships" r:blip="" zOrderOff="-2">
          <dgm:adjLst/>
        </dgm:shape>
        <dgm:presOf/>
        <dgm:constrLst/>
        <dgm:forEach name="Name26" ref="accentRepeat"/>
      </dgm:layoutNode>
      <dgm:layoutNode name="Child3"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7" axis="ch ch" ptType="node node" st="1 4" cnt="1 1">
      <dgm:layoutNode name="Accent4">
        <dgm:alg type="sp"/>
        <dgm:shape xmlns:r="http://schemas.openxmlformats.org/officeDocument/2006/relationships" r:blip="">
          <dgm:adjLst/>
        </dgm:shape>
        <dgm:presOf/>
        <dgm:constrLst/>
        <dgm:forEach name="Name28" ref="accentRepeat"/>
      </dgm:layoutNode>
      <dgm:layoutNode name="Child4"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29" axis="ch ch" ptType="node node" st="1 5" cnt="1 1">
      <dgm:layoutNode name="Accent5">
        <dgm:alg type="sp"/>
        <dgm:shape xmlns:r="http://schemas.openxmlformats.org/officeDocument/2006/relationships" r:blip="">
          <dgm:adjLst/>
        </dgm:shape>
        <dgm:presOf/>
        <dgm:constrLst/>
        <dgm:forEach name="Name30" ref="accentRepeat"/>
      </dgm:layoutNode>
      <dgm:layoutNode name="Child5"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1" axis="ch ch" ptType="node node" st="1 6" cnt="1 1">
      <dgm:layoutNode name="Accent6">
        <dgm:alg type="sp"/>
        <dgm:shape xmlns:r="http://schemas.openxmlformats.org/officeDocument/2006/relationships" r:blip="">
          <dgm:adjLst/>
        </dgm:shape>
        <dgm:presOf/>
        <dgm:constrLst/>
        <dgm:forEach name="Name32" ref="accentRepeat"/>
      </dgm:layoutNode>
      <dgm:layoutNode name="Child6" styleLbl="node1">
        <dgm:varLst>
          <dgm:chMax val="0"/>
          <dgm:chPref val="0"/>
          <dgm:bulletEnabled val="1"/>
        </dgm:varLst>
        <dgm:alg type="tx">
          <dgm:param type="shpTxLTRAlignCh" val="ctr"/>
          <dgm:param type="txAnchorVertCh" val="mid"/>
        </dgm:alg>
        <dgm:shape xmlns:r="http://schemas.openxmlformats.org/officeDocument/2006/relationships" type="hexagon" r:blip="">
          <dgm:adjLst>
            <dgm:adj idx="1" val="0.2857"/>
            <dgm:adj idx="2" val="1.1547"/>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5</Pages>
  <Words>2307</Words>
  <Characters>13155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15432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Ashish</dc:creator>
  <cp:keywords/>
  <dc:description/>
  <cp:lastModifiedBy>Kumar, Ashish</cp:lastModifiedBy>
  <cp:revision>86</cp:revision>
  <dcterms:created xsi:type="dcterms:W3CDTF">2019-06-28T15:02:00Z</dcterms:created>
  <dcterms:modified xsi:type="dcterms:W3CDTF">2019-07-20T06:59:00Z</dcterms:modified>
</cp:coreProperties>
</file>